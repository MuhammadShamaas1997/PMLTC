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16CBC" w14:textId="7AA4FAD8" w:rsidR="00010B38" w:rsidRPr="00EF4325" w:rsidRDefault="00D67E67" w:rsidP="00EF4325">
      <w:pPr>
        <w:spacing w:line="360" w:lineRule="auto"/>
        <w:jc w:val="center"/>
        <w:rPr>
          <w:rFonts w:eastAsia="SimSun" w:cs="Times New Roman"/>
          <w:b/>
          <w:bCs/>
          <w:caps/>
          <w:sz w:val="24"/>
          <w:szCs w:val="24"/>
        </w:rPr>
      </w:pPr>
      <w:r>
        <w:rPr>
          <w:noProof/>
          <w:lang w:eastAsia="en-US"/>
        </w:rPr>
        <mc:AlternateContent>
          <mc:Choice Requires="wps">
            <w:drawing>
              <wp:anchor distT="0" distB="0" distL="114300" distR="114300" simplePos="0" relativeHeight="251654144" behindDoc="0" locked="0" layoutInCell="1" allowOverlap="1" wp14:anchorId="057396BE" wp14:editId="41B027B5">
                <wp:simplePos x="0" y="0"/>
                <wp:positionH relativeFrom="margin">
                  <wp:align>left</wp:align>
                </wp:positionH>
                <wp:positionV relativeFrom="paragraph">
                  <wp:posOffset>1779342</wp:posOffset>
                </wp:positionV>
                <wp:extent cx="5434330" cy="18288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5434330" cy="1828800"/>
                        </a:xfrm>
                        <a:prstGeom prst="rect">
                          <a:avLst/>
                        </a:prstGeom>
                        <a:noFill/>
                        <a:ln>
                          <a:noFill/>
                        </a:ln>
                        <a:effectLst/>
                      </wps:spPr>
                      <wps:txbx>
                        <w:txbxContent>
                          <w:p w14:paraId="7A217D14" w14:textId="77777777" w:rsidR="009D5FE7" w:rsidRPr="00215E02" w:rsidRDefault="009D5FE7"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Transmission &amp; Despatch Company Limited</w:t>
                            </w:r>
                          </w:p>
                          <w:p w14:paraId="71C8617F" w14:textId="77777777" w:rsidR="009D5FE7" w:rsidRPr="00215E02" w:rsidRDefault="009D5FE7"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Power Control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7396BE" id="_x0000_t202" coordsize="21600,21600" o:spt="202" path="m,l,21600r21600,l21600,xe">
                <v:stroke joinstyle="miter"/>
                <v:path gradientshapeok="t" o:connecttype="rect"/>
              </v:shapetype>
              <v:shape id="Text Box 21" o:spid="_x0000_s1026" type="#_x0000_t202" style="position:absolute;left:0;text-align:left;margin-left:0;margin-top:140.1pt;width:427.9pt;height:2in;z-index:2516541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" filled="f" stroked="f">
                <v:textbox style="mso-fit-shape-to-text:t">
                  <w:txbxContent>
                    <w:p w14:paraId="7A217D14" w14:textId="77777777" w:rsidR="009D5FE7" w:rsidRPr="00215E02" w:rsidRDefault="009D5FE7"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Transmission &amp; </w:t>
                      </w:r>
                      <w:proofErr w:type="spellStart"/>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Despatch</w:t>
                      </w:r>
                      <w:proofErr w:type="spellEnd"/>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Company Limited</w:t>
                      </w:r>
                    </w:p>
                    <w:p w14:paraId="71C8617F" w14:textId="77777777" w:rsidR="009D5FE7" w:rsidRPr="00215E02" w:rsidRDefault="009D5FE7"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Power Control Center)</w:t>
                      </w:r>
                    </w:p>
                  </w:txbxContent>
                </v:textbox>
                <w10:wrap type="square" anchorx="margin"/>
              </v:shape>
            </w:pict>
          </mc:Fallback>
        </mc:AlternateContent>
      </w:r>
      <w:r w:rsidR="006016AE" w:rsidRPr="002D0B26">
        <w:rPr>
          <w:rFonts w:eastAsia="SimSun" w:cs="Times New Roman"/>
          <w:b/>
          <w:bCs/>
          <w:caps/>
          <w:noProof/>
          <w:sz w:val="24"/>
          <w:szCs w:val="24"/>
          <w:lang w:eastAsia="en-US"/>
        </w:rPr>
        <w:drawing>
          <wp:inline distT="0" distB="0" distL="0" distR="0" wp14:anchorId="58ED8D91" wp14:editId="1DF013D0">
            <wp:extent cx="1419225" cy="1393791"/>
            <wp:effectExtent l="0" t="0" r="0" b="0"/>
            <wp:docPr id="1" name="Picture 1" descr="C:\Users\AM LDs-IV\Desktop\HVDC\C2 Matiari Converter Station\a515835773a6c0203faea0266fbffc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 LDs-IV\Desktop\HVDC\C2 Matiari Converter Station\a515835773a6c0203faea0266fbffc30.jpeg"/>
                    <pic:cNvPicPr>
                      <a:picLocks noChangeAspect="1" noChangeArrowheads="1"/>
                    </pic:cNvPicPr>
                  </pic:nvPicPr>
                  <pic:blipFill rotWithShape="1">
                    <a:blip r:embed="rId8">
                      <a:extLst>
                        <a:ext uri="{28A0092B-C50C-407E-A947-70E740481C1C}">
                          <a14:useLocalDpi xmlns:a14="http://schemas.microsoft.com/office/drawing/2010/main" val="0"/>
                        </a:ext>
                      </a:extLst>
                    </a:blip>
                    <a:srcRect l="19290" t="2778" r="9898" b="2084"/>
                    <a:stretch/>
                  </pic:blipFill>
                  <pic:spPr bwMode="auto">
                    <a:xfrm>
                      <a:off x="0" y="0"/>
                      <a:ext cx="1419225" cy="1393791"/>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Hlk38959527"/>
    </w:p>
    <w:bookmarkEnd w:id="0"/>
    <w:p w14:paraId="25195099" w14:textId="660C22EE" w:rsidR="00505679" w:rsidRDefault="00505679" w:rsidP="00EF4325">
      <w:pPr>
        <w:spacing w:line="360" w:lineRule="auto"/>
        <w:jc w:val="center"/>
        <w:rPr>
          <w:rFonts w:eastAsia="SimSun" w:cs="Times New Roman"/>
          <w:b/>
          <w:bCs/>
          <w:sz w:val="32"/>
          <w:szCs w:val="32"/>
        </w:rPr>
      </w:pPr>
    </w:p>
    <w:p w14:paraId="39F6E07A" w14:textId="77777777" w:rsidR="00D96F01" w:rsidRDefault="00D96F01" w:rsidP="00EF4325">
      <w:pPr>
        <w:spacing w:line="360" w:lineRule="auto"/>
        <w:jc w:val="center"/>
        <w:rPr>
          <w:rFonts w:eastAsia="SimSun" w:cs="Times New Roman"/>
          <w:b/>
          <w:bCs/>
          <w:sz w:val="32"/>
          <w:szCs w:val="32"/>
        </w:rPr>
      </w:pPr>
    </w:p>
    <w:p w14:paraId="68551FFC" w14:textId="28C33FC5" w:rsidR="00D67E67" w:rsidRDefault="00D96F01" w:rsidP="00EF4325">
      <w:pPr>
        <w:spacing w:line="360" w:lineRule="auto"/>
        <w:jc w:val="center"/>
        <w:rPr>
          <w:rFonts w:eastAsia="SimSun" w:cs="Times New Roman"/>
          <w:b/>
          <w:bCs/>
          <w:sz w:val="32"/>
          <w:szCs w:val="32"/>
        </w:rPr>
      </w:pPr>
      <w:r>
        <w:rPr>
          <w:rFonts w:eastAsia="SimSun" w:cs="Times New Roman"/>
          <w:b/>
          <w:bCs/>
          <w:noProof/>
          <w:sz w:val="32"/>
          <w:szCs w:val="32"/>
          <w:lang w:eastAsia="en-US"/>
        </w:rPr>
        <mc:AlternateContent>
          <mc:Choice Requires="wps">
            <w:drawing>
              <wp:anchor distT="0" distB="0" distL="114300" distR="114300" simplePos="0" relativeHeight="251658240" behindDoc="0" locked="0" layoutInCell="1" allowOverlap="1" wp14:anchorId="267F481A" wp14:editId="2660A86D">
                <wp:simplePos x="0" y="0"/>
                <wp:positionH relativeFrom="margin">
                  <wp:align>center</wp:align>
                </wp:positionH>
                <wp:positionV relativeFrom="paragraph">
                  <wp:posOffset>430530</wp:posOffset>
                </wp:positionV>
                <wp:extent cx="6502372" cy="12954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502372" cy="1295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A8EFE" w14:textId="03DE86B0" w:rsidR="009D5FE7" w:rsidRPr="002B529B"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0E317F">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MONOPOLE LOW POWER</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COMMISSIONING DESPATCH PROCEDURE OF</w:t>
                            </w:r>
                          </w:p>
                          <w:p w14:paraId="009B9128" w14:textId="78DBCF71" w:rsidR="009D5FE7" w:rsidRPr="00ED69BA"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MATIARI &amp;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 CONVERTER STATION</w:t>
                            </w:r>
                          </w:p>
                          <w:p w14:paraId="2327CB38" w14:textId="762E3480" w:rsidR="009D5FE7" w:rsidRPr="00ED69BA"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±660kV HVDC MATIARI-</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PAKISTAN</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65E33" w14:textId="094EFFD8" w:rsidR="009D5FE7" w:rsidRDefault="009D5FE7" w:rsidP="00D67E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7F481A" id="Text Box 6" o:spid="_x0000_s1027" type="#_x0000_t202" style="position:absolute;left:0;text-align:left;margin-left:0;margin-top:33.9pt;width:512pt;height:102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" fillcolor="white [3201]" stroked="f" strokeweight=".5pt">
                <v:textbox>
                  <w:txbxContent>
                    <w:p w14:paraId="002A8EFE" w14:textId="03DE86B0" w:rsidR="009D5FE7" w:rsidRPr="002B529B"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0E317F">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MONOPOLE LOW POWER</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COMMISSIONING DESPATCH PROCEDURE OF</w:t>
                      </w:r>
                    </w:p>
                    <w:p w14:paraId="009B9128" w14:textId="78DBCF71" w:rsidR="009D5FE7" w:rsidRPr="00ED69BA"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MATIARI &amp;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 CONVERTER STATION</w:t>
                      </w:r>
                    </w:p>
                    <w:p w14:paraId="2327CB38" w14:textId="762E3480" w:rsidR="009D5FE7" w:rsidRPr="00ED69BA" w:rsidRDefault="009D5FE7"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±660kV HVDC MATIARI-</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PAKISTAN</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65E33" w14:textId="094EFFD8" w:rsidR="009D5FE7" w:rsidRDefault="009D5FE7" w:rsidP="00D67E67"/>
                  </w:txbxContent>
                </v:textbox>
                <w10:wrap anchorx="margin"/>
              </v:shape>
            </w:pict>
          </mc:Fallback>
        </mc:AlternateContent>
      </w:r>
      <w:del w:id="1" w:author="Muhammad Kashif" w:date="2020-12-01T12:23:00Z">
        <w:r w:rsidR="00C43F27" w:rsidDel="004B2EA5">
          <w:rPr>
            <w:rFonts w:eastAsia="SimSun" w:cs="Times New Roman"/>
            <w:b/>
            <w:bCs/>
            <w:sz w:val="32"/>
            <w:szCs w:val="32"/>
          </w:rPr>
          <w:delText>Draft</w:delText>
        </w:r>
      </w:del>
    </w:p>
    <w:p w14:paraId="3E7E5B0F" w14:textId="687CACF5" w:rsidR="00505679" w:rsidRDefault="00505679" w:rsidP="00EF4325">
      <w:pPr>
        <w:spacing w:line="360" w:lineRule="auto"/>
        <w:jc w:val="center"/>
        <w:rPr>
          <w:rFonts w:eastAsia="SimSun" w:cs="Times New Roman"/>
          <w:b/>
          <w:bCs/>
          <w:sz w:val="32"/>
          <w:szCs w:val="32"/>
        </w:rPr>
      </w:pPr>
    </w:p>
    <w:p w14:paraId="107823F2" w14:textId="08F00B45" w:rsidR="00505679" w:rsidRDefault="00505679" w:rsidP="00EF4325">
      <w:pPr>
        <w:spacing w:line="360" w:lineRule="auto"/>
        <w:jc w:val="center"/>
        <w:rPr>
          <w:rFonts w:eastAsia="SimSun" w:cs="Times New Roman"/>
          <w:b/>
          <w:bCs/>
          <w:sz w:val="32"/>
          <w:szCs w:val="32"/>
        </w:rPr>
      </w:pPr>
    </w:p>
    <w:p w14:paraId="5735C609" w14:textId="76C1A0AF" w:rsidR="00505679" w:rsidRDefault="00505679" w:rsidP="00EF4325">
      <w:pPr>
        <w:spacing w:line="360" w:lineRule="auto"/>
        <w:jc w:val="center"/>
        <w:rPr>
          <w:rFonts w:eastAsia="SimSun" w:cs="Times New Roman"/>
          <w:b/>
          <w:bCs/>
          <w:sz w:val="32"/>
          <w:szCs w:val="32"/>
        </w:rPr>
      </w:pPr>
    </w:p>
    <w:p w14:paraId="6019E27B" w14:textId="0798BFC6" w:rsidR="00620105" w:rsidRDefault="00620105" w:rsidP="00EF4325">
      <w:pPr>
        <w:spacing w:line="360" w:lineRule="auto"/>
        <w:jc w:val="center"/>
        <w:rPr>
          <w:rFonts w:eastAsia="SimSun" w:cs="Times New Roman"/>
          <w:b/>
          <w:sz w:val="32"/>
          <w:szCs w:val="32"/>
        </w:rPr>
      </w:pPr>
    </w:p>
    <w:p w14:paraId="4D31EF12" w14:textId="5FA98366" w:rsidR="00D67E67" w:rsidRDefault="00D67E67" w:rsidP="00EF4325">
      <w:pPr>
        <w:spacing w:line="360" w:lineRule="auto"/>
        <w:jc w:val="center"/>
        <w:rPr>
          <w:rFonts w:eastAsia="SimSun" w:cs="Times New Roman"/>
          <w:b/>
          <w:sz w:val="32"/>
          <w:szCs w:val="32"/>
        </w:rPr>
      </w:pPr>
    </w:p>
    <w:p w14:paraId="0FAD6BAB" w14:textId="34A3B05D" w:rsidR="00D67E67" w:rsidRPr="00EF4325" w:rsidRDefault="00D67E67" w:rsidP="00EF4325">
      <w:pPr>
        <w:spacing w:line="360" w:lineRule="auto"/>
        <w:jc w:val="center"/>
        <w:rPr>
          <w:rFonts w:eastAsia="SimSun" w:cs="Times New Roman"/>
          <w:b/>
          <w:sz w:val="32"/>
          <w:szCs w:val="32"/>
        </w:rPr>
      </w:pPr>
    </w:p>
    <w:p w14:paraId="62085782" w14:textId="2AB0922D" w:rsidR="00751CAA" w:rsidRDefault="00751CAA" w:rsidP="006016AE">
      <w:pPr>
        <w:spacing w:line="360" w:lineRule="auto"/>
        <w:jc w:val="center"/>
        <w:rPr>
          <w:rFonts w:eastAsia="SimSun" w:cs="Times New Roman"/>
          <w:b/>
          <w:sz w:val="28"/>
          <w:szCs w:val="28"/>
        </w:rPr>
      </w:pPr>
    </w:p>
    <w:p w14:paraId="1D6FE29B" w14:textId="77777777" w:rsidR="00D67E67" w:rsidRDefault="00D67E67" w:rsidP="006016AE">
      <w:pPr>
        <w:spacing w:line="360" w:lineRule="auto"/>
        <w:rPr>
          <w:rFonts w:eastAsia="SimSun" w:cs="Times New Roman"/>
          <w:b/>
          <w:sz w:val="24"/>
          <w:szCs w:val="24"/>
        </w:rPr>
      </w:pPr>
    </w:p>
    <w:p w14:paraId="04BB3783" w14:textId="6D7404DD" w:rsidR="00D67E67" w:rsidRDefault="00D96F01" w:rsidP="006016AE">
      <w:pPr>
        <w:spacing w:line="360" w:lineRule="auto"/>
        <w:rPr>
          <w:rFonts w:eastAsia="SimSun" w:cs="Times New Roman"/>
          <w:b/>
          <w:sz w:val="24"/>
          <w:szCs w:val="24"/>
        </w:rPr>
      </w:pPr>
      <w:r>
        <w:rPr>
          <w:noProof/>
          <w:lang w:eastAsia="en-US"/>
        </w:rPr>
        <mc:AlternateContent>
          <mc:Choice Requires="wps">
            <w:drawing>
              <wp:anchor distT="0" distB="0" distL="114300" distR="114300" simplePos="0" relativeHeight="251660288" behindDoc="0" locked="0" layoutInCell="1" allowOverlap="1" wp14:anchorId="42A11DBA" wp14:editId="6EF68526">
                <wp:simplePos x="0" y="0"/>
                <wp:positionH relativeFrom="margin">
                  <wp:align>center</wp:align>
                </wp:positionH>
                <wp:positionV relativeFrom="paragraph">
                  <wp:posOffset>13335</wp:posOffset>
                </wp:positionV>
                <wp:extent cx="1828800" cy="1828800"/>
                <wp:effectExtent l="0" t="0" r="0" b="762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6BDCD99" w14:textId="77777777" w:rsidR="009D5FE7" w:rsidRDefault="009D5FE7" w:rsidP="00D96F01">
                            <w:pPr>
                              <w:spacing w:line="360" w:lineRule="auto"/>
                              <w:jc w:val="center"/>
                              <w:rPr>
                                <w:rFonts w:eastAsia="SimSun" w:cs="Times New Roman"/>
                                <w:b/>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066EB" w14:textId="2F16CD5A" w:rsidR="009D5FE7" w:rsidRPr="00E8522A" w:rsidRDefault="003C7BDE" w:rsidP="00E8522A">
                            <w:pPr>
                              <w:pStyle w:val="Default"/>
                              <w:jc w:val="center"/>
                              <w:rPr>
                                <w:b/>
                                <w:sz w:val="22"/>
                                <w:szCs w:val="21"/>
                              </w:rPr>
                            </w:pPr>
                            <w:r>
                              <w:rPr>
                                <w:b/>
                                <w:sz w:val="22"/>
                                <w:szCs w:val="21"/>
                              </w:rPr>
                              <w:t>15022021</w:t>
                            </w:r>
                            <w:r w:rsidR="009D5FE7">
                              <w:rPr>
                                <w:b/>
                                <w:sz w:val="22"/>
                                <w:szCs w:val="21"/>
                              </w:rPr>
                              <w:t>-NPCC-DCDP V 1.</w:t>
                            </w:r>
                            <w:r>
                              <w:rPr>
                                <w:b/>
                                <w:sz w:val="22"/>
                                <w:szCs w:val="21"/>
                              </w:rPr>
                              <w:t>7</w:t>
                            </w:r>
                          </w:p>
                          <w:p w14:paraId="24C00625" w14:textId="26CF4235" w:rsidR="009D5FE7" w:rsidRPr="00D96F01" w:rsidRDefault="003C7BDE" w:rsidP="00D96F01">
                            <w:pPr>
                              <w:spacing w:line="360" w:lineRule="auto"/>
                              <w:jc w:val="cente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2021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A11DBA" id="Text Box 3" o:spid="_x0000_s1028" type="#_x0000_t202" style="position:absolute;left:0;text-align:left;margin-left:0;margin-top:1.05pt;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" filled="f" stroked="f">
                <v:textbox style="mso-fit-shape-to-text:t">
                  <w:txbxContent>
                    <w:p w14:paraId="56BDCD99" w14:textId="77777777" w:rsidR="009D5FE7" w:rsidRDefault="009D5FE7" w:rsidP="00D96F01">
                      <w:pPr>
                        <w:spacing w:line="360" w:lineRule="auto"/>
                        <w:jc w:val="center"/>
                        <w:rPr>
                          <w:rFonts w:eastAsia="SimSun" w:cs="Times New Roman"/>
                          <w:b/>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066EB" w14:textId="2F16CD5A" w:rsidR="009D5FE7" w:rsidRPr="00E8522A" w:rsidRDefault="003C7BDE" w:rsidP="00E8522A">
                      <w:pPr>
                        <w:pStyle w:val="Default"/>
                        <w:jc w:val="center"/>
                        <w:rPr>
                          <w:b/>
                          <w:sz w:val="22"/>
                          <w:szCs w:val="21"/>
                        </w:rPr>
                      </w:pPr>
                      <w:r>
                        <w:rPr>
                          <w:b/>
                          <w:sz w:val="22"/>
                          <w:szCs w:val="21"/>
                        </w:rPr>
                        <w:t>15022021</w:t>
                      </w:r>
                      <w:r w:rsidR="009D5FE7">
                        <w:rPr>
                          <w:b/>
                          <w:sz w:val="22"/>
                          <w:szCs w:val="21"/>
                        </w:rPr>
                        <w:t>-NPCC-DCDP V 1.</w:t>
                      </w:r>
                      <w:r>
                        <w:rPr>
                          <w:b/>
                          <w:sz w:val="22"/>
                          <w:szCs w:val="21"/>
                        </w:rPr>
                        <w:t>7</w:t>
                      </w:r>
                    </w:p>
                    <w:p w14:paraId="24C00625" w14:textId="26CF4235" w:rsidR="009D5FE7" w:rsidRPr="00D96F01" w:rsidRDefault="003C7BDE" w:rsidP="00D96F01">
                      <w:pPr>
                        <w:spacing w:line="360" w:lineRule="auto"/>
                        <w:jc w:val="cente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2021</w:t>
                      </w:r>
                    </w:p>
                  </w:txbxContent>
                </v:textbox>
                <w10:wrap type="square" anchorx="margin"/>
              </v:shape>
            </w:pict>
          </mc:Fallback>
        </mc:AlternateContent>
      </w:r>
    </w:p>
    <w:p w14:paraId="1D4D52FD" w14:textId="3B880D53" w:rsidR="00D67E67" w:rsidRDefault="00D67E67" w:rsidP="006016AE">
      <w:pPr>
        <w:spacing w:line="360" w:lineRule="auto"/>
        <w:rPr>
          <w:rFonts w:eastAsia="SimSun" w:cs="Times New Roman"/>
          <w:b/>
          <w:sz w:val="24"/>
          <w:szCs w:val="24"/>
        </w:rPr>
      </w:pPr>
    </w:p>
    <w:p w14:paraId="18950762" w14:textId="634CC897" w:rsidR="00D96F01" w:rsidRDefault="00D96F01" w:rsidP="006016AE">
      <w:pPr>
        <w:spacing w:line="360" w:lineRule="auto"/>
        <w:rPr>
          <w:rFonts w:eastAsia="SimSun" w:cs="Times New Roman"/>
          <w:b/>
          <w:sz w:val="24"/>
          <w:szCs w:val="24"/>
        </w:rPr>
      </w:pPr>
    </w:p>
    <w:p w14:paraId="09A81B61" w14:textId="77777777" w:rsidR="00DE48CE" w:rsidRDefault="00DE48CE" w:rsidP="006016AE">
      <w:pPr>
        <w:spacing w:line="360" w:lineRule="auto"/>
        <w:rPr>
          <w:rFonts w:eastAsia="SimSun" w:cs="Times New Roman"/>
          <w:b/>
          <w:sz w:val="24"/>
          <w:szCs w:val="24"/>
        </w:rPr>
        <w:sectPr w:rsidR="00DE48CE" w:rsidSect="002B529B">
          <w:headerReference w:type="default" r:id="rId9"/>
          <w:footerReference w:type="default" r:id="rId10"/>
          <w:pgSz w:w="11906" w:h="16838"/>
          <w:pgMar w:top="1440" w:right="1800" w:bottom="1440" w:left="1800" w:header="851" w:footer="992" w:gutter="0"/>
          <w:cols w:space="425"/>
          <w:titlePg/>
          <w:docGrid w:type="lines" w:linePitch="312"/>
        </w:sectPr>
      </w:pPr>
    </w:p>
    <w:p w14:paraId="284039F8" w14:textId="0400FFB0" w:rsidR="00034AC2" w:rsidRDefault="00034AC2" w:rsidP="00034AC2">
      <w:pPr>
        <w:spacing w:line="360" w:lineRule="auto"/>
        <w:rPr>
          <w:rFonts w:eastAsia="SimSun" w:cs="Times New Roman"/>
          <w:b/>
          <w:sz w:val="24"/>
          <w:szCs w:val="24"/>
        </w:rPr>
      </w:pPr>
    </w:p>
    <w:p w14:paraId="355DBF55" w14:textId="53855C3C" w:rsidR="00CD0BAD" w:rsidRDefault="00CD0BAD" w:rsidP="00034AC2">
      <w:pPr>
        <w:spacing w:line="360" w:lineRule="auto"/>
        <w:rPr>
          <w:rFonts w:eastAsia="SimSun" w:cs="Times New Roman"/>
          <w:b/>
          <w:sz w:val="24"/>
          <w:szCs w:val="24"/>
        </w:rPr>
      </w:pPr>
    </w:p>
    <w:tbl>
      <w:tblPr>
        <w:tblW w:w="8300" w:type="dxa"/>
        <w:jc w:val="center"/>
        <w:tblLayout w:type="fixed"/>
        <w:tblLook w:val="04A0" w:firstRow="1" w:lastRow="0" w:firstColumn="1" w:lastColumn="0" w:noHBand="0" w:noVBand="1"/>
      </w:tblPr>
      <w:tblGrid>
        <w:gridCol w:w="2245"/>
        <w:gridCol w:w="236"/>
        <w:gridCol w:w="754"/>
        <w:gridCol w:w="270"/>
        <w:gridCol w:w="2070"/>
        <w:gridCol w:w="2725"/>
      </w:tblGrid>
      <w:tr w:rsidR="00CD0BAD" w:rsidRPr="006D643B" w14:paraId="4CDEAB49" w14:textId="77777777" w:rsidTr="00350F58">
        <w:trPr>
          <w:jc w:val="center"/>
        </w:trPr>
        <w:tc>
          <w:tcPr>
            <w:tcW w:w="8300" w:type="dxa"/>
            <w:gridSpan w:val="6"/>
            <w:tcBorders>
              <w:top w:val="single" w:sz="4" w:space="0" w:color="auto"/>
              <w:left w:val="single" w:sz="4" w:space="0" w:color="auto"/>
              <w:right w:val="single" w:sz="4" w:space="0" w:color="auto"/>
            </w:tcBorders>
            <w:shd w:val="clear" w:color="auto" w:fill="auto"/>
          </w:tcPr>
          <w:p w14:paraId="36C1C4DA" w14:textId="77777777" w:rsidR="00CD0BAD" w:rsidRPr="00855443" w:rsidRDefault="00CD0BAD" w:rsidP="00350F58">
            <w:pPr>
              <w:jc w:val="center"/>
              <w:rPr>
                <w:rFonts w:ascii="Calibri" w:eastAsia="Times New Roman" w:hAnsi="Calibri"/>
              </w:rPr>
            </w:pPr>
          </w:p>
          <w:p w14:paraId="42A9B118" w14:textId="77777777" w:rsidR="00CD0BAD" w:rsidRPr="00855443" w:rsidRDefault="00CD0BAD" w:rsidP="00350F58">
            <w:pPr>
              <w:spacing w:line="360" w:lineRule="auto"/>
              <w:jc w:val="center"/>
              <w:rPr>
                <w:rFonts w:ascii="Calibri" w:hAnsi="Calibri"/>
                <w:b/>
                <w:sz w:val="24"/>
                <w:szCs w:val="24"/>
              </w:rPr>
            </w:pPr>
            <w:r>
              <w:rPr>
                <w:rFonts w:ascii="Calibri" w:hAnsi="Calibri"/>
                <w:b/>
                <w:sz w:val="24"/>
                <w:szCs w:val="24"/>
              </w:rPr>
              <w:t>DC MONOPOLE LOW POWER COMISSIOINING DESPATCH PROCEDURE OF</w:t>
            </w:r>
          </w:p>
          <w:p w14:paraId="02FBADA7" w14:textId="345F3AAE" w:rsidR="00CD0BAD" w:rsidRPr="00855443" w:rsidRDefault="00EA3A81" w:rsidP="00350F58">
            <w:pPr>
              <w:spacing w:line="360" w:lineRule="auto"/>
              <w:jc w:val="center"/>
              <w:rPr>
                <w:rFonts w:ascii="Calibri" w:hAnsi="Calibri"/>
                <w:b/>
                <w:sz w:val="24"/>
                <w:szCs w:val="24"/>
              </w:rPr>
            </w:pPr>
            <w:r>
              <w:rPr>
                <w:rFonts w:ascii="Calibri" w:hAnsi="Calibri"/>
                <w:b/>
                <w:sz w:val="24"/>
                <w:szCs w:val="24"/>
              </w:rPr>
              <w:t xml:space="preserve">MATIARI &amp; </w:t>
            </w:r>
            <w:r w:rsidR="00CD0BAD" w:rsidRPr="00855443">
              <w:rPr>
                <w:rFonts w:ascii="Calibri" w:hAnsi="Calibri"/>
                <w:b/>
                <w:sz w:val="24"/>
                <w:szCs w:val="24"/>
              </w:rPr>
              <w:t>LAHORE CONVERTER STATION</w:t>
            </w:r>
            <w:r>
              <w:rPr>
                <w:rFonts w:ascii="Calibri" w:hAnsi="Calibri"/>
                <w:b/>
                <w:sz w:val="24"/>
                <w:szCs w:val="24"/>
              </w:rPr>
              <w:t>S</w:t>
            </w:r>
          </w:p>
          <w:p w14:paraId="0C41A189" w14:textId="77777777" w:rsidR="00CD0BAD" w:rsidRPr="00855443" w:rsidRDefault="00CD0BAD" w:rsidP="00350F58">
            <w:pPr>
              <w:spacing w:line="360" w:lineRule="auto"/>
              <w:jc w:val="center"/>
              <w:rPr>
                <w:rFonts w:ascii="Calibri" w:hAnsi="Calibri"/>
                <w:b/>
                <w:sz w:val="24"/>
                <w:szCs w:val="24"/>
              </w:rPr>
            </w:pPr>
            <w:r w:rsidRPr="00855443">
              <w:rPr>
                <w:rFonts w:ascii="Calibri" w:hAnsi="Calibri"/>
                <w:b/>
                <w:sz w:val="24"/>
                <w:szCs w:val="24"/>
              </w:rPr>
              <w:t>±660kV HVDC MATIARI-</w:t>
            </w:r>
            <w:r>
              <w:rPr>
                <w:rFonts w:ascii="Calibri" w:hAnsi="Calibri"/>
                <w:b/>
                <w:sz w:val="24"/>
                <w:szCs w:val="24"/>
              </w:rPr>
              <w:t xml:space="preserve">LAHORE, PROJECT, PAKISTAN </w:t>
            </w:r>
            <w:r w:rsidRPr="00E54158">
              <w:rPr>
                <w:rFonts w:ascii="Calibri" w:eastAsia="Times New Roman" w:hAnsi="Calibri"/>
              </w:rPr>
              <w:t>(</w:t>
            </w:r>
            <w:r>
              <w:rPr>
                <w:rFonts w:ascii="Calibri" w:eastAsia="Times New Roman" w:hAnsi="Calibri"/>
              </w:rPr>
              <w:t>V 1.7</w:t>
            </w:r>
            <w:r w:rsidRPr="00E54158">
              <w:rPr>
                <w:rFonts w:ascii="Calibri" w:eastAsia="Times New Roman" w:hAnsi="Calibri"/>
              </w:rPr>
              <w:t>)</w:t>
            </w:r>
          </w:p>
        </w:tc>
      </w:tr>
      <w:tr w:rsidR="00CD0BAD" w:rsidRPr="006D643B" w14:paraId="046321CE" w14:textId="77777777" w:rsidTr="00350F58">
        <w:trPr>
          <w:jc w:val="center"/>
        </w:trPr>
        <w:tc>
          <w:tcPr>
            <w:tcW w:w="3235" w:type="dxa"/>
            <w:gridSpan w:val="3"/>
            <w:tcBorders>
              <w:top w:val="single" w:sz="4" w:space="0" w:color="auto"/>
              <w:left w:val="single" w:sz="4" w:space="0" w:color="auto"/>
              <w:bottom w:val="single" w:sz="4" w:space="0" w:color="auto"/>
            </w:tcBorders>
            <w:shd w:val="clear" w:color="auto" w:fill="auto"/>
          </w:tcPr>
          <w:p w14:paraId="155DE7EE" w14:textId="77777777" w:rsidR="00CD0BAD" w:rsidRPr="00855443" w:rsidRDefault="00CD0BAD" w:rsidP="00350F58">
            <w:pPr>
              <w:spacing w:line="360" w:lineRule="auto"/>
              <w:rPr>
                <w:rFonts w:ascii="Calibri" w:hAnsi="Calibri"/>
                <w:b/>
                <w:sz w:val="24"/>
                <w:szCs w:val="24"/>
              </w:rPr>
            </w:pPr>
            <w:r w:rsidRPr="00855443">
              <w:rPr>
                <w:rFonts w:ascii="Calibri" w:eastAsia="Times New Roman" w:hAnsi="Calibri"/>
                <w:b/>
                <w:sz w:val="24"/>
                <w:szCs w:val="24"/>
              </w:rPr>
              <w:t>Document Number</w:t>
            </w:r>
          </w:p>
        </w:tc>
        <w:tc>
          <w:tcPr>
            <w:tcW w:w="270" w:type="dxa"/>
            <w:tcBorders>
              <w:top w:val="single" w:sz="4" w:space="0" w:color="auto"/>
              <w:bottom w:val="single" w:sz="4" w:space="0" w:color="auto"/>
              <w:right w:val="single" w:sz="4" w:space="0" w:color="auto"/>
            </w:tcBorders>
            <w:shd w:val="clear" w:color="auto" w:fill="auto"/>
          </w:tcPr>
          <w:p w14:paraId="4E97468A" w14:textId="77777777" w:rsidR="00CD0BAD" w:rsidRPr="00855443" w:rsidRDefault="00CD0BAD" w:rsidP="00350F58">
            <w:pPr>
              <w:spacing w:line="360" w:lineRule="auto"/>
              <w:rPr>
                <w:rFonts w:ascii="Calibri"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bottom w:val="single" w:sz="4" w:space="0" w:color="auto"/>
              <w:right w:val="single" w:sz="4" w:space="0" w:color="auto"/>
            </w:tcBorders>
            <w:shd w:val="clear" w:color="auto" w:fill="auto"/>
          </w:tcPr>
          <w:p w14:paraId="1C79F500" w14:textId="77777777" w:rsidR="00CD0BAD" w:rsidRPr="00C43F27" w:rsidRDefault="00CD0BAD" w:rsidP="00350F58">
            <w:pPr>
              <w:rPr>
                <w:rFonts w:ascii="Calibri" w:eastAsia="Times New Roman" w:hAnsi="Calibri"/>
              </w:rPr>
            </w:pPr>
            <w:r>
              <w:rPr>
                <w:rFonts w:ascii="Calibri" w:eastAsia="Times New Roman" w:hAnsi="Calibri"/>
              </w:rPr>
              <w:t>15022021</w:t>
            </w:r>
            <w:r w:rsidRPr="00C43F27">
              <w:rPr>
                <w:rFonts w:ascii="Calibri" w:eastAsia="Times New Roman" w:hAnsi="Calibri"/>
              </w:rPr>
              <w:t>-NPCC-DCDP V 1.</w:t>
            </w:r>
            <w:r>
              <w:rPr>
                <w:rFonts w:ascii="Calibri" w:eastAsia="Times New Roman" w:hAnsi="Calibri"/>
              </w:rPr>
              <w:t>7</w:t>
            </w:r>
          </w:p>
          <w:p w14:paraId="0DB8C4D0" w14:textId="77777777" w:rsidR="00CD0BAD" w:rsidRPr="00E54158" w:rsidRDefault="00CD0BAD" w:rsidP="00350F58">
            <w:pPr>
              <w:rPr>
                <w:rFonts w:ascii="Calibri" w:eastAsia="Times New Roman" w:hAnsi="Calibri"/>
              </w:rPr>
            </w:pPr>
          </w:p>
        </w:tc>
      </w:tr>
      <w:tr w:rsidR="00CD0BAD" w:rsidRPr="006D643B" w14:paraId="01E59B8F" w14:textId="77777777" w:rsidTr="00350F58">
        <w:trPr>
          <w:jc w:val="center"/>
        </w:trPr>
        <w:tc>
          <w:tcPr>
            <w:tcW w:w="3235" w:type="dxa"/>
            <w:gridSpan w:val="3"/>
            <w:tcBorders>
              <w:top w:val="single" w:sz="4" w:space="0" w:color="auto"/>
              <w:left w:val="single" w:sz="4" w:space="0" w:color="auto"/>
              <w:bottom w:val="single" w:sz="4" w:space="0" w:color="auto"/>
            </w:tcBorders>
            <w:shd w:val="clear" w:color="auto" w:fill="auto"/>
          </w:tcPr>
          <w:p w14:paraId="6A147ED3" w14:textId="77777777" w:rsidR="00CD0BAD" w:rsidRPr="00855443" w:rsidRDefault="00CD0BAD" w:rsidP="00350F58">
            <w:pPr>
              <w:spacing w:line="360" w:lineRule="auto"/>
              <w:rPr>
                <w:rFonts w:ascii="Calibri" w:eastAsia="Times New Roman" w:hAnsi="Calibri"/>
                <w:b/>
                <w:sz w:val="24"/>
                <w:szCs w:val="24"/>
              </w:rPr>
            </w:pPr>
            <w:r w:rsidRPr="00855443">
              <w:rPr>
                <w:rFonts w:ascii="Calibri" w:hAnsi="Calibri"/>
                <w:b/>
                <w:sz w:val="24"/>
                <w:szCs w:val="24"/>
              </w:rPr>
              <w:t>Reference Document Number PMLTC/CET</w:t>
            </w:r>
          </w:p>
        </w:tc>
        <w:tc>
          <w:tcPr>
            <w:tcW w:w="270" w:type="dxa"/>
            <w:tcBorders>
              <w:top w:val="single" w:sz="4" w:space="0" w:color="auto"/>
              <w:bottom w:val="single" w:sz="4" w:space="0" w:color="auto"/>
              <w:right w:val="single" w:sz="4" w:space="0" w:color="auto"/>
            </w:tcBorders>
            <w:shd w:val="clear" w:color="auto" w:fill="auto"/>
          </w:tcPr>
          <w:p w14:paraId="2F525E30" w14:textId="77777777" w:rsidR="00CD0BAD" w:rsidRPr="00855443" w:rsidRDefault="00CD0BAD" w:rsidP="00350F58">
            <w:pPr>
              <w:spacing w:line="360" w:lineRule="auto"/>
              <w:rPr>
                <w:rFonts w:ascii="Calibri" w:eastAsia="Times New Roman"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right w:val="single" w:sz="4" w:space="0" w:color="auto"/>
            </w:tcBorders>
            <w:shd w:val="clear" w:color="auto" w:fill="auto"/>
          </w:tcPr>
          <w:p w14:paraId="05F422BF" w14:textId="6BDC3F98" w:rsidR="00CD0BAD" w:rsidRPr="00091CBE" w:rsidRDefault="00CD0BAD" w:rsidP="00350F58">
            <w:pPr>
              <w:rPr>
                <w:rFonts w:ascii="Calibri" w:eastAsia="Times New Roman" w:hAnsi="Calibri"/>
              </w:rPr>
            </w:pPr>
            <w:r w:rsidRPr="00091CBE">
              <w:rPr>
                <w:rFonts w:ascii="Calibri" w:eastAsia="Times New Roman" w:hAnsi="Calibri"/>
              </w:rPr>
              <w:t>Matiari-Lahore ±660kV HVDC Transmission Project Commissioning Tests-Monopole L</w:t>
            </w:r>
            <w:r w:rsidR="00091CBE" w:rsidRPr="00091CBE">
              <w:rPr>
                <w:rFonts w:ascii="Calibri" w:eastAsia="Times New Roman" w:hAnsi="Calibri"/>
              </w:rPr>
              <w:t>ow Power System Tests Program V4.0-updated 29-01</w:t>
            </w:r>
            <w:r w:rsidRPr="00091CBE">
              <w:rPr>
                <w:rFonts w:ascii="Calibri" w:eastAsia="Times New Roman" w:hAnsi="Calibri"/>
              </w:rPr>
              <w:t>-2020</w:t>
            </w:r>
          </w:p>
        </w:tc>
      </w:tr>
      <w:tr w:rsidR="00CD0BAD" w:rsidRPr="006D643B" w14:paraId="5FD37C2E" w14:textId="77777777" w:rsidTr="00350F58">
        <w:trPr>
          <w:jc w:val="center"/>
        </w:trPr>
        <w:tc>
          <w:tcPr>
            <w:tcW w:w="3235" w:type="dxa"/>
            <w:gridSpan w:val="3"/>
            <w:tcBorders>
              <w:top w:val="single" w:sz="4" w:space="0" w:color="auto"/>
              <w:left w:val="single" w:sz="4" w:space="0" w:color="auto"/>
              <w:bottom w:val="single" w:sz="4" w:space="0" w:color="auto"/>
            </w:tcBorders>
            <w:shd w:val="clear" w:color="auto" w:fill="auto"/>
          </w:tcPr>
          <w:p w14:paraId="608D69D4" w14:textId="77777777" w:rsidR="00CD0BAD" w:rsidRPr="00855443" w:rsidRDefault="00CD0BAD" w:rsidP="00350F58">
            <w:pPr>
              <w:spacing w:line="360" w:lineRule="auto"/>
              <w:rPr>
                <w:rFonts w:ascii="Calibri" w:hAnsi="Calibri"/>
                <w:b/>
                <w:sz w:val="24"/>
                <w:szCs w:val="24"/>
              </w:rPr>
            </w:pPr>
            <w:r w:rsidRPr="00855443">
              <w:rPr>
                <w:rFonts w:ascii="Calibri" w:eastAsia="Times New Roman" w:hAnsi="Calibri"/>
                <w:b/>
                <w:sz w:val="24"/>
                <w:szCs w:val="24"/>
              </w:rPr>
              <w:t>Issue Date</w:t>
            </w:r>
          </w:p>
        </w:tc>
        <w:tc>
          <w:tcPr>
            <w:tcW w:w="270" w:type="dxa"/>
            <w:tcBorders>
              <w:top w:val="single" w:sz="4" w:space="0" w:color="auto"/>
              <w:bottom w:val="single" w:sz="4" w:space="0" w:color="auto"/>
              <w:right w:val="single" w:sz="4" w:space="0" w:color="auto"/>
            </w:tcBorders>
            <w:shd w:val="clear" w:color="auto" w:fill="auto"/>
          </w:tcPr>
          <w:p w14:paraId="2C21E2A7" w14:textId="77777777" w:rsidR="00CD0BAD" w:rsidRPr="00855443" w:rsidRDefault="00CD0BAD" w:rsidP="00350F58">
            <w:pPr>
              <w:spacing w:line="360" w:lineRule="auto"/>
              <w:rPr>
                <w:rFonts w:ascii="Calibri"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bottom w:val="single" w:sz="4" w:space="0" w:color="auto"/>
              <w:right w:val="single" w:sz="4" w:space="0" w:color="auto"/>
            </w:tcBorders>
            <w:shd w:val="clear" w:color="auto" w:fill="auto"/>
          </w:tcPr>
          <w:p w14:paraId="2B00FC15" w14:textId="77777777" w:rsidR="00CD0BAD" w:rsidRPr="007C5EC5" w:rsidRDefault="00CD0BAD" w:rsidP="00350F58">
            <w:pPr>
              <w:rPr>
                <w:rFonts w:ascii="Calibri" w:eastAsia="Times New Roman" w:hAnsi="Calibri"/>
              </w:rPr>
            </w:pPr>
            <w:r>
              <w:rPr>
                <w:rFonts w:ascii="Calibri" w:eastAsia="Times New Roman" w:hAnsi="Calibri"/>
              </w:rPr>
              <w:t>15-12</w:t>
            </w:r>
            <w:r w:rsidRPr="00E54158">
              <w:rPr>
                <w:rFonts w:ascii="Calibri" w:eastAsia="Times New Roman" w:hAnsi="Calibri"/>
              </w:rPr>
              <w:t>-2020</w:t>
            </w:r>
          </w:p>
        </w:tc>
      </w:tr>
      <w:tr w:rsidR="003038DE" w:rsidRPr="006D643B" w14:paraId="71A468D6"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3046A235" w14:textId="650D1718" w:rsidR="003038DE" w:rsidRDefault="003038DE" w:rsidP="00350F58">
            <w:pPr>
              <w:spacing w:line="360" w:lineRule="auto"/>
              <w:rPr>
                <w:rFonts w:ascii="Calibri" w:hAnsi="Calibri"/>
                <w:b/>
                <w:sz w:val="24"/>
                <w:szCs w:val="24"/>
              </w:rPr>
            </w:pPr>
            <w:r>
              <w:rPr>
                <w:rFonts w:ascii="Calibri" w:hAnsi="Calibri"/>
                <w:b/>
                <w:sz w:val="24"/>
                <w:szCs w:val="24"/>
              </w:rPr>
              <w:t>Prepared by:</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20C99D4D" w14:textId="428D136B" w:rsidR="003038DE" w:rsidRPr="00855443" w:rsidRDefault="003038DE" w:rsidP="003038DE">
            <w:pPr>
              <w:spacing w:line="360" w:lineRule="auto"/>
              <w:rPr>
                <w:rFonts w:ascii="Calibri" w:hAnsi="Calibri"/>
                <w:b/>
                <w:sz w:val="24"/>
                <w:szCs w:val="24"/>
              </w:rPr>
            </w:pPr>
            <w:r>
              <w:rPr>
                <w:rFonts w:ascii="Calibri" w:hAnsi="Calibri"/>
                <w:b/>
                <w:sz w:val="24"/>
                <w:szCs w:val="24"/>
              </w:rPr>
              <w:t>NPCC</w:t>
            </w:r>
          </w:p>
        </w:tc>
      </w:tr>
      <w:tr w:rsidR="00CD0BAD" w:rsidRPr="006D643B" w14:paraId="699EE753"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1BFAD465" w14:textId="66264697" w:rsidR="00CD0BAD" w:rsidRPr="00855443" w:rsidRDefault="00CD0BAD" w:rsidP="00350F58">
            <w:pPr>
              <w:spacing w:line="360" w:lineRule="auto"/>
              <w:rPr>
                <w:rFonts w:ascii="Calibri" w:hAnsi="Calibri"/>
                <w:b/>
                <w:sz w:val="24"/>
                <w:szCs w:val="24"/>
              </w:rPr>
            </w:pPr>
            <w:r>
              <w:rPr>
                <w:rFonts w:ascii="Calibri" w:hAnsi="Calibri"/>
                <w:b/>
                <w:sz w:val="24"/>
                <w:szCs w:val="24"/>
              </w:rPr>
              <w:t>Review by NTDC Working Group:</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00B2E243" w14:textId="6CB26294" w:rsidR="00CD0BAD" w:rsidRPr="00855443" w:rsidRDefault="00CD0BAD" w:rsidP="00350F58">
            <w:pPr>
              <w:spacing w:line="360" w:lineRule="auto"/>
              <w:rPr>
                <w:rFonts w:ascii="Calibri" w:hAnsi="Calibri"/>
                <w:b/>
                <w:sz w:val="24"/>
                <w:szCs w:val="24"/>
              </w:rPr>
            </w:pPr>
          </w:p>
        </w:tc>
      </w:tr>
      <w:tr w:rsidR="00CD0BAD" w:rsidRPr="006D643B" w14:paraId="332D0317"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029B05FC" w14:textId="66204141" w:rsidR="00CD0BAD" w:rsidRPr="00855443" w:rsidRDefault="00CD0BAD" w:rsidP="00350F58">
            <w:pPr>
              <w:spacing w:line="360" w:lineRule="auto"/>
              <w:rPr>
                <w:rFonts w:ascii="Calibri" w:hAnsi="Calibri"/>
                <w:b/>
                <w:sz w:val="24"/>
                <w:szCs w:val="24"/>
              </w:rPr>
            </w:pPr>
            <w:r>
              <w:rPr>
                <w:rFonts w:ascii="Calibri" w:hAnsi="Calibri"/>
                <w:b/>
                <w:sz w:val="24"/>
                <w:szCs w:val="24"/>
              </w:rPr>
              <w:t>Review by M/S HATCH:</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10414627" w14:textId="77777777" w:rsidR="00CD0BAD" w:rsidRPr="00855443" w:rsidRDefault="00CD0BAD" w:rsidP="00350F58">
            <w:pPr>
              <w:spacing w:line="360" w:lineRule="auto"/>
              <w:rPr>
                <w:rFonts w:ascii="Calibri" w:hAnsi="Calibri"/>
                <w:b/>
                <w:sz w:val="24"/>
                <w:szCs w:val="24"/>
              </w:rPr>
            </w:pPr>
          </w:p>
        </w:tc>
      </w:tr>
      <w:tr w:rsidR="00CD0BAD" w:rsidRPr="006D643B" w14:paraId="39E5B2FD"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374BB039" w14:textId="5F4064F3" w:rsidR="00CD0BAD" w:rsidRPr="00855443" w:rsidRDefault="00CD0BAD" w:rsidP="00CD0BAD">
            <w:pPr>
              <w:spacing w:line="360" w:lineRule="auto"/>
              <w:rPr>
                <w:rFonts w:ascii="Calibri" w:hAnsi="Calibri"/>
              </w:rPr>
            </w:pPr>
            <w:r w:rsidRPr="00CD0BAD">
              <w:rPr>
                <w:rFonts w:ascii="Calibri" w:hAnsi="Calibri"/>
                <w:b/>
                <w:sz w:val="24"/>
                <w:szCs w:val="24"/>
              </w:rPr>
              <w:t>R</w:t>
            </w:r>
            <w:r>
              <w:rPr>
                <w:rFonts w:ascii="Calibri" w:hAnsi="Calibri"/>
                <w:b/>
                <w:sz w:val="24"/>
                <w:szCs w:val="24"/>
              </w:rPr>
              <w:t xml:space="preserve">eview by </w:t>
            </w:r>
            <w:r w:rsidRPr="00CD0BAD">
              <w:rPr>
                <w:rFonts w:ascii="Calibri" w:hAnsi="Calibri"/>
                <w:b/>
                <w:sz w:val="24"/>
                <w:szCs w:val="24"/>
              </w:rPr>
              <w:t>PMLTC:</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6DB4531F" w14:textId="77777777" w:rsidR="00CD0BAD" w:rsidRPr="00855443" w:rsidRDefault="00CD0BAD" w:rsidP="00350F58">
            <w:pPr>
              <w:spacing w:line="360" w:lineRule="auto"/>
              <w:rPr>
                <w:rFonts w:ascii="Calibri" w:hAnsi="Calibri"/>
                <w:b/>
                <w:sz w:val="24"/>
                <w:szCs w:val="24"/>
              </w:rPr>
            </w:pPr>
          </w:p>
        </w:tc>
      </w:tr>
      <w:tr w:rsidR="00EA3A81" w:rsidRPr="006D643B" w14:paraId="05EAF206"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6287ADCC" w14:textId="3A4E7A05" w:rsidR="00EA3A81" w:rsidRPr="00CD0BAD" w:rsidRDefault="00EA3A81" w:rsidP="00CD0BAD">
            <w:pPr>
              <w:spacing w:line="360" w:lineRule="auto"/>
              <w:rPr>
                <w:rFonts w:ascii="Calibri" w:hAnsi="Calibri"/>
                <w:b/>
                <w:sz w:val="24"/>
                <w:szCs w:val="24"/>
              </w:rPr>
            </w:pPr>
            <w:r w:rsidRPr="00CD0BAD">
              <w:rPr>
                <w:rFonts w:ascii="Calibri" w:hAnsi="Calibri"/>
                <w:b/>
                <w:sz w:val="24"/>
                <w:szCs w:val="24"/>
              </w:rPr>
              <w:t>R</w:t>
            </w:r>
            <w:r>
              <w:rPr>
                <w:rFonts w:ascii="Calibri" w:hAnsi="Calibri"/>
                <w:b/>
                <w:sz w:val="24"/>
                <w:szCs w:val="24"/>
              </w:rPr>
              <w:t>eview by M/S CESI</w:t>
            </w:r>
            <w:r w:rsidRPr="00CD0BAD">
              <w:rPr>
                <w:rFonts w:ascii="Calibri" w:hAnsi="Calibri"/>
                <w:b/>
                <w:sz w:val="24"/>
                <w:szCs w:val="24"/>
              </w:rPr>
              <w:t>:</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0A2343C1" w14:textId="77777777" w:rsidR="00EA3A81" w:rsidRPr="00855443" w:rsidRDefault="00EA3A81" w:rsidP="00350F58">
            <w:pPr>
              <w:spacing w:line="360" w:lineRule="auto"/>
              <w:rPr>
                <w:rFonts w:ascii="Calibri" w:hAnsi="Calibri"/>
                <w:b/>
                <w:sz w:val="24"/>
                <w:szCs w:val="24"/>
              </w:rPr>
            </w:pPr>
          </w:p>
        </w:tc>
      </w:tr>
      <w:tr w:rsidR="00CD0BAD" w:rsidRPr="006D643B" w14:paraId="680EBE42" w14:textId="77777777" w:rsidTr="00CD0BAD">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02426399" w14:textId="2DB17233" w:rsidR="00CD0BAD" w:rsidRPr="00CD0BAD" w:rsidRDefault="00CD0BAD" w:rsidP="00CD0BAD">
            <w:pPr>
              <w:spacing w:line="360" w:lineRule="auto"/>
              <w:rPr>
                <w:rFonts w:ascii="Calibri" w:hAnsi="Calibri"/>
              </w:rPr>
            </w:pPr>
            <w:r w:rsidRPr="00CD0BAD">
              <w:rPr>
                <w:rFonts w:ascii="Calibri" w:hAnsi="Calibri"/>
                <w:b/>
                <w:sz w:val="24"/>
                <w:szCs w:val="24"/>
              </w:rPr>
              <w:t>Approved by Commissioning Committee:</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47F39E5A" w14:textId="77777777" w:rsidR="00CD0BAD" w:rsidRPr="00855443" w:rsidRDefault="00CD0BAD" w:rsidP="00350F58">
            <w:pPr>
              <w:spacing w:line="360" w:lineRule="auto"/>
              <w:rPr>
                <w:rFonts w:ascii="Calibri" w:hAnsi="Calibri"/>
                <w:b/>
                <w:sz w:val="24"/>
                <w:szCs w:val="24"/>
              </w:rPr>
            </w:pPr>
          </w:p>
        </w:tc>
      </w:tr>
      <w:tr w:rsidR="00CD0BAD" w:rsidRPr="006D643B" w14:paraId="4F1F4174" w14:textId="77777777" w:rsidTr="00CD0BAD">
        <w:trPr>
          <w:jc w:val="center"/>
        </w:trPr>
        <w:tc>
          <w:tcPr>
            <w:tcW w:w="2245" w:type="dxa"/>
            <w:tcBorders>
              <w:top w:val="single" w:sz="4" w:space="0" w:color="auto"/>
              <w:left w:val="single" w:sz="4" w:space="0" w:color="auto"/>
              <w:bottom w:val="single" w:sz="4" w:space="0" w:color="auto"/>
            </w:tcBorders>
            <w:shd w:val="clear" w:color="auto" w:fill="auto"/>
          </w:tcPr>
          <w:p w14:paraId="7125071D" w14:textId="17388F64" w:rsidR="00CD0BAD" w:rsidRPr="00CD0BAD" w:rsidRDefault="009D579D" w:rsidP="00CD0BAD">
            <w:pPr>
              <w:rPr>
                <w:rFonts w:ascii="Calibri" w:eastAsia="Times New Roman" w:hAnsi="Calibri"/>
                <w:sz w:val="24"/>
                <w:szCs w:val="24"/>
              </w:rPr>
            </w:pPr>
            <w:r>
              <w:rPr>
                <w:rFonts w:ascii="Calibri" w:eastAsia="Times New Roman" w:hAnsi="Calibri"/>
                <w:sz w:val="24"/>
                <w:szCs w:val="24"/>
              </w:rPr>
              <w:t>Engr. Muhammad A</w:t>
            </w:r>
            <w:r w:rsidR="00CD0BAD" w:rsidRPr="00CD0BAD">
              <w:rPr>
                <w:rFonts w:ascii="Calibri" w:eastAsia="Times New Roman" w:hAnsi="Calibri"/>
                <w:sz w:val="24"/>
                <w:szCs w:val="24"/>
              </w:rPr>
              <w:t xml:space="preserve">yub </w:t>
            </w:r>
          </w:p>
          <w:p w14:paraId="18A5D979" w14:textId="348ED7C0" w:rsidR="00CD0BAD" w:rsidRPr="00CD0BAD" w:rsidRDefault="00CD0BAD" w:rsidP="00CD0BAD">
            <w:pPr>
              <w:spacing w:line="360" w:lineRule="auto"/>
              <w:rPr>
                <w:rFonts w:ascii="Calibri" w:hAnsi="Calibri"/>
                <w:sz w:val="24"/>
                <w:szCs w:val="24"/>
              </w:rPr>
            </w:pPr>
            <w:r w:rsidRPr="00CD0BAD">
              <w:rPr>
                <w:rFonts w:ascii="Calibri" w:eastAsia="Times New Roman" w:hAnsi="Calibri"/>
                <w:sz w:val="24"/>
                <w:szCs w:val="24"/>
              </w:rPr>
              <w:t>General Manager System Operation NPCC</w:t>
            </w:r>
          </w:p>
        </w:tc>
        <w:tc>
          <w:tcPr>
            <w:tcW w:w="236" w:type="dxa"/>
            <w:tcBorders>
              <w:top w:val="single" w:sz="4" w:space="0" w:color="auto"/>
              <w:bottom w:val="single" w:sz="4" w:space="0" w:color="auto"/>
              <w:right w:val="single" w:sz="4" w:space="0" w:color="auto"/>
            </w:tcBorders>
            <w:shd w:val="clear" w:color="auto" w:fill="auto"/>
            <w:vAlign w:val="center"/>
          </w:tcPr>
          <w:p w14:paraId="2D94B539" w14:textId="4A1243CD" w:rsidR="00CD0BAD" w:rsidRPr="00CD0BAD" w:rsidRDefault="00CD0BAD" w:rsidP="00350F58">
            <w:pPr>
              <w:spacing w:line="360" w:lineRule="auto"/>
              <w:jc w:val="center"/>
              <w:rPr>
                <w:rFonts w:ascii="Calibri" w:hAnsi="Calibri"/>
                <w:sz w:val="24"/>
                <w:szCs w:val="24"/>
              </w:rPr>
            </w:pPr>
          </w:p>
        </w:tc>
        <w:tc>
          <w:tcPr>
            <w:tcW w:w="3094" w:type="dxa"/>
            <w:gridSpan w:val="3"/>
            <w:tcBorders>
              <w:top w:val="single" w:sz="4" w:space="0" w:color="auto"/>
              <w:left w:val="single" w:sz="4" w:space="0" w:color="auto"/>
              <w:bottom w:val="single" w:sz="4" w:space="0" w:color="auto"/>
              <w:right w:val="single" w:sz="4" w:space="0" w:color="auto"/>
            </w:tcBorders>
            <w:shd w:val="clear" w:color="auto" w:fill="auto"/>
          </w:tcPr>
          <w:p w14:paraId="3CF92360" w14:textId="2CFF1844" w:rsidR="00CD0BAD" w:rsidRPr="00CD0BAD" w:rsidRDefault="00CD0BAD" w:rsidP="00350F58">
            <w:pPr>
              <w:rPr>
                <w:rFonts w:ascii="Calibri" w:eastAsia="Times New Roman" w:hAnsi="Calibri"/>
                <w:sz w:val="24"/>
                <w:szCs w:val="24"/>
              </w:rPr>
            </w:pPr>
            <w:r w:rsidRPr="00CD0BAD">
              <w:rPr>
                <w:rFonts w:ascii="Calibri" w:eastAsia="Times New Roman" w:hAnsi="Calibri"/>
                <w:sz w:val="24"/>
                <w:szCs w:val="24"/>
              </w:rPr>
              <w:t>Dr. Chang Yong</w:t>
            </w:r>
          </w:p>
          <w:p w14:paraId="3CCEE148" w14:textId="452FF4BF" w:rsidR="00CD0BAD" w:rsidRPr="00CD0BAD" w:rsidRDefault="00CD0BAD" w:rsidP="00350F58">
            <w:pPr>
              <w:spacing w:line="360" w:lineRule="auto"/>
              <w:rPr>
                <w:rFonts w:ascii="Calibri" w:hAnsi="Calibri"/>
                <w:sz w:val="24"/>
                <w:szCs w:val="24"/>
              </w:rPr>
            </w:pPr>
            <w:r w:rsidRPr="00CD0BAD">
              <w:rPr>
                <w:rFonts w:ascii="Calibri" w:eastAsia="Times New Roman" w:hAnsi="Calibri"/>
                <w:sz w:val="24"/>
                <w:szCs w:val="24"/>
              </w:rPr>
              <w:t>Chief Engineer (PMLTC)</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5742C471" w14:textId="7C4A8CCA" w:rsidR="00CD0BAD" w:rsidRPr="00CD0BAD" w:rsidRDefault="00CD0BAD" w:rsidP="00350F58">
            <w:pPr>
              <w:spacing w:line="360" w:lineRule="auto"/>
              <w:rPr>
                <w:rFonts w:ascii="Calibri" w:hAnsi="Calibri"/>
                <w:sz w:val="24"/>
                <w:szCs w:val="24"/>
              </w:rPr>
            </w:pPr>
            <w:r w:rsidRPr="00CD0BAD">
              <w:rPr>
                <w:rFonts w:ascii="Calibri" w:hAnsi="Calibri"/>
                <w:sz w:val="24"/>
                <w:szCs w:val="24"/>
              </w:rPr>
              <w:t>Mr. Aldo Danielli</w:t>
            </w:r>
          </w:p>
          <w:p w14:paraId="28AB1EA3" w14:textId="77777777" w:rsidR="00CD0BAD" w:rsidRPr="00CD0BAD" w:rsidRDefault="00CD0BAD" w:rsidP="00350F58">
            <w:pPr>
              <w:spacing w:line="360" w:lineRule="auto"/>
              <w:rPr>
                <w:rFonts w:ascii="Calibri" w:hAnsi="Calibri"/>
                <w:sz w:val="24"/>
                <w:szCs w:val="24"/>
              </w:rPr>
            </w:pPr>
            <w:r w:rsidRPr="00CD0BAD">
              <w:rPr>
                <w:rFonts w:ascii="Calibri" w:hAnsi="Calibri"/>
                <w:sz w:val="24"/>
                <w:szCs w:val="24"/>
              </w:rPr>
              <w:t xml:space="preserve">Independent Engineer </w:t>
            </w:r>
          </w:p>
          <w:p w14:paraId="67A564F7" w14:textId="7D1FD9E2" w:rsidR="00CD0BAD" w:rsidRPr="00CD0BAD" w:rsidRDefault="00CD0BAD" w:rsidP="00350F58">
            <w:pPr>
              <w:spacing w:line="360" w:lineRule="auto"/>
              <w:rPr>
                <w:rFonts w:ascii="Calibri" w:hAnsi="Calibri"/>
                <w:sz w:val="24"/>
                <w:szCs w:val="24"/>
              </w:rPr>
            </w:pPr>
            <w:r w:rsidRPr="00CD0BAD">
              <w:rPr>
                <w:rFonts w:ascii="Calibri" w:hAnsi="Calibri"/>
                <w:sz w:val="24"/>
                <w:szCs w:val="24"/>
              </w:rPr>
              <w:t>M/S CESI</w:t>
            </w:r>
          </w:p>
        </w:tc>
      </w:tr>
      <w:tr w:rsidR="00CD0BAD" w:rsidRPr="006D643B" w14:paraId="01626F51" w14:textId="77777777" w:rsidTr="00CD0BAD">
        <w:trPr>
          <w:jc w:val="center"/>
        </w:trPr>
        <w:tc>
          <w:tcPr>
            <w:tcW w:w="2245" w:type="dxa"/>
            <w:tcBorders>
              <w:top w:val="single" w:sz="4" w:space="0" w:color="auto"/>
              <w:left w:val="single" w:sz="4" w:space="0" w:color="auto"/>
              <w:bottom w:val="single" w:sz="4" w:space="0" w:color="auto"/>
            </w:tcBorders>
            <w:shd w:val="clear" w:color="auto" w:fill="auto"/>
          </w:tcPr>
          <w:p w14:paraId="475A488B" w14:textId="34668E75" w:rsidR="00CD0BAD" w:rsidRPr="00CD0BAD" w:rsidRDefault="00CD0BAD" w:rsidP="00350F58">
            <w:pPr>
              <w:spacing w:line="360" w:lineRule="auto"/>
              <w:rPr>
                <w:rFonts w:ascii="Calibri" w:hAnsi="Calibri"/>
                <w:sz w:val="24"/>
                <w:szCs w:val="24"/>
              </w:rPr>
            </w:pPr>
            <w:r w:rsidRPr="00CD0BAD">
              <w:rPr>
                <w:rFonts w:ascii="Calibri" w:hAnsi="Calibri"/>
                <w:sz w:val="24"/>
                <w:szCs w:val="24"/>
              </w:rPr>
              <w:t>Sign:</w:t>
            </w:r>
          </w:p>
          <w:p w14:paraId="1568BE5C" w14:textId="77777777" w:rsidR="00CD0BAD" w:rsidRDefault="00CD0BAD" w:rsidP="00350F58">
            <w:pPr>
              <w:spacing w:line="360" w:lineRule="auto"/>
              <w:rPr>
                <w:rFonts w:ascii="Calibri" w:hAnsi="Calibri"/>
                <w:b/>
                <w:sz w:val="24"/>
                <w:szCs w:val="24"/>
              </w:rPr>
            </w:pPr>
          </w:p>
          <w:p w14:paraId="7CB8C433" w14:textId="77777777" w:rsidR="00CD0BAD" w:rsidRDefault="00CD0BAD" w:rsidP="00350F58">
            <w:pPr>
              <w:spacing w:line="360" w:lineRule="auto"/>
              <w:rPr>
                <w:rFonts w:ascii="Calibri" w:hAnsi="Calibri"/>
                <w:b/>
                <w:sz w:val="24"/>
                <w:szCs w:val="24"/>
              </w:rPr>
            </w:pPr>
          </w:p>
          <w:p w14:paraId="7D1EE44A" w14:textId="3F71683D" w:rsidR="00CD0BAD" w:rsidRPr="00855443" w:rsidRDefault="00CD0BAD" w:rsidP="00350F58">
            <w:pPr>
              <w:spacing w:line="360" w:lineRule="auto"/>
              <w:rPr>
                <w:rFonts w:ascii="Calibri" w:hAnsi="Calibri"/>
                <w:b/>
                <w:sz w:val="24"/>
                <w:szCs w:val="24"/>
              </w:rPr>
            </w:pPr>
          </w:p>
        </w:tc>
        <w:tc>
          <w:tcPr>
            <w:tcW w:w="236" w:type="dxa"/>
            <w:tcBorders>
              <w:top w:val="single" w:sz="4" w:space="0" w:color="auto"/>
              <w:bottom w:val="single" w:sz="4" w:space="0" w:color="auto"/>
              <w:right w:val="single" w:sz="4" w:space="0" w:color="auto"/>
            </w:tcBorders>
            <w:shd w:val="clear" w:color="auto" w:fill="auto"/>
            <w:vAlign w:val="center"/>
          </w:tcPr>
          <w:p w14:paraId="2528F354" w14:textId="544A9561" w:rsidR="00CD0BAD" w:rsidRPr="00855443" w:rsidRDefault="00CD0BAD" w:rsidP="00350F58">
            <w:pPr>
              <w:spacing w:line="360" w:lineRule="auto"/>
              <w:jc w:val="center"/>
              <w:rPr>
                <w:rFonts w:ascii="Calibri" w:hAnsi="Calibri"/>
                <w:b/>
                <w:sz w:val="24"/>
                <w:szCs w:val="24"/>
              </w:rPr>
            </w:pPr>
          </w:p>
        </w:tc>
        <w:tc>
          <w:tcPr>
            <w:tcW w:w="3094" w:type="dxa"/>
            <w:gridSpan w:val="3"/>
            <w:tcBorders>
              <w:top w:val="single" w:sz="4" w:space="0" w:color="auto"/>
              <w:left w:val="single" w:sz="4" w:space="0" w:color="auto"/>
              <w:bottom w:val="single" w:sz="4" w:space="0" w:color="auto"/>
              <w:right w:val="single" w:sz="4" w:space="0" w:color="auto"/>
            </w:tcBorders>
            <w:shd w:val="clear" w:color="auto" w:fill="auto"/>
          </w:tcPr>
          <w:p w14:paraId="06BAD016" w14:textId="77777777" w:rsidR="00CD0BAD" w:rsidRPr="00CD0BAD" w:rsidRDefault="00CD0BAD" w:rsidP="00CD0BAD">
            <w:pPr>
              <w:spacing w:line="360" w:lineRule="auto"/>
              <w:rPr>
                <w:rFonts w:ascii="Calibri" w:hAnsi="Calibri"/>
                <w:sz w:val="24"/>
                <w:szCs w:val="24"/>
              </w:rPr>
            </w:pPr>
            <w:r w:rsidRPr="00CD0BAD">
              <w:rPr>
                <w:rFonts w:ascii="Calibri" w:hAnsi="Calibri"/>
                <w:sz w:val="24"/>
                <w:szCs w:val="24"/>
              </w:rPr>
              <w:t>Sign:</w:t>
            </w:r>
          </w:p>
          <w:p w14:paraId="4FD91B2E" w14:textId="6E4E7E27" w:rsidR="00CD0BAD" w:rsidRPr="00855443" w:rsidRDefault="00CD0BAD" w:rsidP="00CD0BAD">
            <w:pPr>
              <w:pStyle w:val="ListParagraph"/>
              <w:widowControl/>
              <w:jc w:val="left"/>
              <w:rPr>
                <w:rFonts w:ascii="Calibri" w:hAnsi="Calibri"/>
              </w:rPr>
            </w:pP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45632B32" w14:textId="77777777" w:rsidR="00CD0BAD" w:rsidRPr="00CD0BAD" w:rsidRDefault="00CD0BAD" w:rsidP="00CD0BAD">
            <w:pPr>
              <w:spacing w:line="360" w:lineRule="auto"/>
              <w:rPr>
                <w:rFonts w:ascii="Calibri" w:hAnsi="Calibri"/>
                <w:sz w:val="24"/>
                <w:szCs w:val="24"/>
              </w:rPr>
            </w:pPr>
            <w:r w:rsidRPr="00CD0BAD">
              <w:rPr>
                <w:rFonts w:ascii="Calibri" w:hAnsi="Calibri"/>
                <w:sz w:val="24"/>
                <w:szCs w:val="24"/>
              </w:rPr>
              <w:t>Sign:</w:t>
            </w:r>
          </w:p>
          <w:p w14:paraId="56F49E1C" w14:textId="77777777" w:rsidR="00CD0BAD" w:rsidRPr="00855443" w:rsidRDefault="00CD0BAD" w:rsidP="00350F58">
            <w:pPr>
              <w:spacing w:line="360" w:lineRule="auto"/>
              <w:rPr>
                <w:rFonts w:ascii="Calibri" w:hAnsi="Calibri"/>
                <w:b/>
                <w:sz w:val="24"/>
                <w:szCs w:val="24"/>
              </w:rPr>
            </w:pPr>
          </w:p>
        </w:tc>
      </w:tr>
      <w:tr w:rsidR="00CD0BAD" w:rsidRPr="006D643B" w14:paraId="09F270EB" w14:textId="77777777" w:rsidTr="005066FC">
        <w:trPr>
          <w:jc w:val="center"/>
        </w:trPr>
        <w:tc>
          <w:tcPr>
            <w:tcW w:w="8300" w:type="dxa"/>
            <w:gridSpan w:val="6"/>
            <w:tcBorders>
              <w:top w:val="single" w:sz="4" w:space="0" w:color="auto"/>
              <w:left w:val="single" w:sz="4" w:space="0" w:color="auto"/>
              <w:bottom w:val="single" w:sz="4" w:space="0" w:color="auto"/>
              <w:right w:val="single" w:sz="4" w:space="0" w:color="auto"/>
            </w:tcBorders>
            <w:shd w:val="clear" w:color="auto" w:fill="auto"/>
          </w:tcPr>
          <w:p w14:paraId="5D8672E4" w14:textId="6EF43E12" w:rsidR="00CD0BAD" w:rsidRPr="00855443" w:rsidRDefault="00CD0BAD" w:rsidP="00350F58">
            <w:pPr>
              <w:spacing w:line="360" w:lineRule="auto"/>
              <w:rPr>
                <w:rFonts w:ascii="Calibri" w:hAnsi="Calibri"/>
                <w:b/>
                <w:sz w:val="24"/>
                <w:szCs w:val="24"/>
              </w:rPr>
            </w:pPr>
            <w:r>
              <w:rPr>
                <w:rFonts w:ascii="Calibri" w:hAnsi="Calibri"/>
                <w:b/>
                <w:sz w:val="24"/>
                <w:szCs w:val="24"/>
              </w:rPr>
              <w:t>Disseminated for information and implementation to all concerned.</w:t>
            </w:r>
          </w:p>
        </w:tc>
      </w:tr>
    </w:tbl>
    <w:p w14:paraId="3E303DCB" w14:textId="7DF2DB59" w:rsidR="00CD0BAD" w:rsidRDefault="00CD0BAD" w:rsidP="00034AC2">
      <w:pPr>
        <w:spacing w:line="360" w:lineRule="auto"/>
        <w:rPr>
          <w:rFonts w:eastAsia="SimSun" w:cs="Times New Roman"/>
          <w:b/>
          <w:sz w:val="24"/>
          <w:szCs w:val="24"/>
        </w:rPr>
      </w:pPr>
    </w:p>
    <w:p w14:paraId="68D5E502" w14:textId="2DD3F026" w:rsidR="00CD0BAD" w:rsidRDefault="00CD0BAD" w:rsidP="00034AC2">
      <w:pPr>
        <w:spacing w:line="360" w:lineRule="auto"/>
        <w:rPr>
          <w:rFonts w:eastAsia="SimSun" w:cs="Times New Roman"/>
          <w:b/>
          <w:sz w:val="24"/>
          <w:szCs w:val="24"/>
        </w:rPr>
      </w:pPr>
    </w:p>
    <w:p w14:paraId="36B0A2D8" w14:textId="364D56AE" w:rsidR="00CD0BAD" w:rsidRDefault="00CD0BAD" w:rsidP="00034AC2">
      <w:pPr>
        <w:spacing w:line="360" w:lineRule="auto"/>
        <w:rPr>
          <w:rFonts w:eastAsia="SimSun" w:cs="Times New Roman"/>
          <w:b/>
          <w:sz w:val="24"/>
          <w:szCs w:val="24"/>
        </w:rPr>
      </w:pPr>
    </w:p>
    <w:p w14:paraId="5003194B" w14:textId="4D126B36" w:rsidR="00CD0BAD" w:rsidRDefault="00CD0BAD" w:rsidP="00034AC2">
      <w:pPr>
        <w:spacing w:line="360" w:lineRule="auto"/>
        <w:rPr>
          <w:rFonts w:eastAsia="SimSun" w:cs="Times New Roman"/>
          <w:b/>
          <w:sz w:val="24"/>
          <w:szCs w:val="24"/>
        </w:rPr>
      </w:pPr>
    </w:p>
    <w:p w14:paraId="56A7E7E8" w14:textId="40CE2369" w:rsidR="00CD0BAD" w:rsidRDefault="00CD0BAD" w:rsidP="00034AC2">
      <w:pPr>
        <w:spacing w:line="360" w:lineRule="auto"/>
        <w:rPr>
          <w:rFonts w:eastAsia="SimSun" w:cs="Times New Roman"/>
          <w:b/>
          <w:sz w:val="24"/>
          <w:szCs w:val="24"/>
        </w:rPr>
      </w:pPr>
    </w:p>
    <w:p w14:paraId="3F314052" w14:textId="164F1F1E" w:rsidR="00CD0BAD" w:rsidRDefault="00CD0BAD" w:rsidP="00034AC2">
      <w:pPr>
        <w:spacing w:line="360" w:lineRule="auto"/>
        <w:rPr>
          <w:rFonts w:eastAsia="SimSun" w:cs="Times New Roman"/>
          <w:b/>
          <w:sz w:val="24"/>
          <w:szCs w:val="24"/>
        </w:rPr>
      </w:pPr>
    </w:p>
    <w:p w14:paraId="746972D3" w14:textId="1EDB3C10" w:rsidR="00CD0BAD" w:rsidRDefault="00CD0BAD" w:rsidP="00034AC2">
      <w:pPr>
        <w:spacing w:line="360" w:lineRule="auto"/>
        <w:rPr>
          <w:rFonts w:eastAsia="SimSun" w:cs="Times New Roman"/>
          <w:b/>
          <w:sz w:val="24"/>
          <w:szCs w:val="24"/>
        </w:rPr>
      </w:pPr>
    </w:p>
    <w:p w14:paraId="5B9BF95E" w14:textId="166B9D71" w:rsidR="00CD0BAD" w:rsidRDefault="00CD0BAD" w:rsidP="00034AC2">
      <w:pPr>
        <w:spacing w:line="360" w:lineRule="auto"/>
        <w:rPr>
          <w:rFonts w:eastAsia="SimSun" w:cs="Times New Roman"/>
          <w:b/>
          <w:sz w:val="24"/>
          <w:szCs w:val="24"/>
        </w:rPr>
      </w:pPr>
    </w:p>
    <w:p w14:paraId="3983B5DE" w14:textId="321AF613" w:rsidR="00CD0BAD" w:rsidRDefault="00CD0BAD" w:rsidP="00034AC2">
      <w:pPr>
        <w:spacing w:line="360" w:lineRule="auto"/>
        <w:rPr>
          <w:rFonts w:eastAsia="SimSun" w:cs="Times New Roman"/>
          <w:b/>
          <w:sz w:val="24"/>
          <w:szCs w:val="24"/>
        </w:rPr>
      </w:pPr>
    </w:p>
    <w:p w14:paraId="0CEF5677" w14:textId="70800525" w:rsidR="00CD0BAD" w:rsidRDefault="00CD0BAD" w:rsidP="00034AC2">
      <w:pPr>
        <w:spacing w:line="360" w:lineRule="auto"/>
        <w:rPr>
          <w:rFonts w:eastAsia="SimSun" w:cs="Times New Roman"/>
          <w:b/>
          <w:sz w:val="24"/>
          <w:szCs w:val="24"/>
        </w:rPr>
      </w:pPr>
    </w:p>
    <w:sdt>
      <w:sdtPr>
        <w:rPr>
          <w:rFonts w:eastAsiaTheme="minorEastAsia" w:cstheme="minorBidi"/>
          <w:b w:val="0"/>
          <w:color w:val="auto"/>
          <w:kern w:val="2"/>
          <w:sz w:val="22"/>
          <w:szCs w:val="22"/>
          <w:lang w:eastAsia="zh-CN"/>
        </w:rPr>
        <w:id w:val="-964730589"/>
        <w:docPartObj>
          <w:docPartGallery w:val="Table of Contents"/>
          <w:docPartUnique/>
        </w:docPartObj>
      </w:sdtPr>
      <w:sdtEndPr>
        <w:rPr>
          <w:bCs/>
          <w:noProof/>
        </w:rPr>
      </w:sdtEndPr>
      <w:sdtContent>
        <w:p w14:paraId="7CF48733" w14:textId="77777777" w:rsidR="006016AE" w:rsidRDefault="006016AE" w:rsidP="006016AE">
          <w:pPr>
            <w:pStyle w:val="TOCHeading"/>
          </w:pPr>
          <w:r>
            <w:t>Table of Contents</w:t>
          </w:r>
        </w:p>
        <w:p w14:paraId="6794B84B" w14:textId="11CF704C" w:rsidR="004249C1" w:rsidRDefault="006016AE">
          <w:pPr>
            <w:pStyle w:val="TOC1"/>
            <w:tabs>
              <w:tab w:val="left" w:pos="440"/>
              <w:tab w:val="right" w:leader="dot" w:pos="9736"/>
            </w:tabs>
            <w:rPr>
              <w:rFonts w:asciiTheme="minorHAnsi" w:hAnsiTheme="minorHAnsi"/>
              <w:noProof/>
              <w:kern w:val="0"/>
              <w:lang w:eastAsia="en-US"/>
            </w:rPr>
          </w:pPr>
          <w:r>
            <w:rPr>
              <w:b/>
              <w:bCs/>
              <w:noProof/>
            </w:rPr>
            <w:fldChar w:fldCharType="begin"/>
          </w:r>
          <w:r>
            <w:rPr>
              <w:b/>
              <w:bCs/>
              <w:noProof/>
            </w:rPr>
            <w:instrText xml:space="preserve"> TOC \o "1-3" \h \z \u </w:instrText>
          </w:r>
          <w:r>
            <w:rPr>
              <w:b/>
              <w:bCs/>
              <w:noProof/>
            </w:rPr>
            <w:fldChar w:fldCharType="separate"/>
          </w:r>
          <w:hyperlink w:anchor="_Toc64446113" w:history="1">
            <w:r w:rsidR="004249C1" w:rsidRPr="00B85688">
              <w:rPr>
                <w:rStyle w:val="Hyperlink"/>
                <w:rFonts w:eastAsia="SimSun" w:cs="Times New Roman"/>
                <w:noProof/>
              </w:rPr>
              <w:t>1</w:t>
            </w:r>
            <w:r w:rsidR="004249C1">
              <w:rPr>
                <w:rFonts w:asciiTheme="minorHAnsi" w:hAnsiTheme="minorHAnsi"/>
                <w:noProof/>
                <w:kern w:val="0"/>
                <w:lang w:eastAsia="en-US"/>
              </w:rPr>
              <w:tab/>
            </w:r>
            <w:r w:rsidR="004249C1" w:rsidRPr="00B85688">
              <w:rPr>
                <w:rStyle w:val="Hyperlink"/>
                <w:rFonts w:eastAsia="SimSun" w:cs="Times New Roman"/>
                <w:noProof/>
              </w:rPr>
              <w:t>General Conditions</w:t>
            </w:r>
            <w:r w:rsidR="004249C1">
              <w:rPr>
                <w:noProof/>
                <w:webHidden/>
              </w:rPr>
              <w:tab/>
            </w:r>
            <w:r w:rsidR="004249C1">
              <w:rPr>
                <w:noProof/>
                <w:webHidden/>
              </w:rPr>
              <w:fldChar w:fldCharType="begin"/>
            </w:r>
            <w:r w:rsidR="004249C1">
              <w:rPr>
                <w:noProof/>
                <w:webHidden/>
              </w:rPr>
              <w:instrText xml:space="preserve"> PAGEREF _Toc64446113 \h </w:instrText>
            </w:r>
            <w:r w:rsidR="004249C1">
              <w:rPr>
                <w:noProof/>
                <w:webHidden/>
              </w:rPr>
            </w:r>
            <w:r w:rsidR="004249C1">
              <w:rPr>
                <w:noProof/>
                <w:webHidden/>
              </w:rPr>
              <w:fldChar w:fldCharType="separate"/>
            </w:r>
            <w:r w:rsidR="004249C1">
              <w:rPr>
                <w:noProof/>
                <w:webHidden/>
              </w:rPr>
              <w:t>4</w:t>
            </w:r>
            <w:r w:rsidR="004249C1">
              <w:rPr>
                <w:noProof/>
                <w:webHidden/>
              </w:rPr>
              <w:fldChar w:fldCharType="end"/>
            </w:r>
          </w:hyperlink>
        </w:p>
        <w:p w14:paraId="4F6EF6F4" w14:textId="4FF1FAF1" w:rsidR="004249C1" w:rsidRDefault="003F7299">
          <w:pPr>
            <w:pStyle w:val="TOC1"/>
            <w:tabs>
              <w:tab w:val="left" w:pos="440"/>
              <w:tab w:val="right" w:leader="dot" w:pos="9736"/>
            </w:tabs>
            <w:rPr>
              <w:rFonts w:asciiTheme="minorHAnsi" w:hAnsiTheme="minorHAnsi"/>
              <w:noProof/>
              <w:kern w:val="0"/>
              <w:lang w:eastAsia="en-US"/>
            </w:rPr>
          </w:pPr>
          <w:hyperlink w:anchor="_Toc64446114" w:history="1">
            <w:r w:rsidR="004249C1" w:rsidRPr="00B85688">
              <w:rPr>
                <w:rStyle w:val="Hyperlink"/>
                <w:rFonts w:eastAsia="SimSun" w:cs="Times New Roman"/>
                <w:noProof/>
              </w:rPr>
              <w:t>2</w:t>
            </w:r>
            <w:r w:rsidR="004249C1">
              <w:rPr>
                <w:rFonts w:asciiTheme="minorHAnsi" w:hAnsiTheme="minorHAnsi"/>
                <w:noProof/>
                <w:kern w:val="0"/>
                <w:lang w:eastAsia="en-US"/>
              </w:rPr>
              <w:tab/>
            </w:r>
            <w:r w:rsidR="004249C1" w:rsidRPr="00B85688">
              <w:rPr>
                <w:rStyle w:val="Hyperlink"/>
                <w:rFonts w:eastAsia="SimSun" w:cs="Times New Roman"/>
                <w:noProof/>
              </w:rPr>
              <w:t>Pre-requisites to the commissioning:</w:t>
            </w:r>
            <w:r w:rsidR="004249C1">
              <w:rPr>
                <w:noProof/>
                <w:webHidden/>
              </w:rPr>
              <w:tab/>
            </w:r>
            <w:r w:rsidR="004249C1">
              <w:rPr>
                <w:noProof/>
                <w:webHidden/>
              </w:rPr>
              <w:fldChar w:fldCharType="begin"/>
            </w:r>
            <w:r w:rsidR="004249C1">
              <w:rPr>
                <w:noProof/>
                <w:webHidden/>
              </w:rPr>
              <w:instrText xml:space="preserve"> PAGEREF _Toc64446114 \h </w:instrText>
            </w:r>
            <w:r w:rsidR="004249C1">
              <w:rPr>
                <w:noProof/>
                <w:webHidden/>
              </w:rPr>
            </w:r>
            <w:r w:rsidR="004249C1">
              <w:rPr>
                <w:noProof/>
                <w:webHidden/>
              </w:rPr>
              <w:fldChar w:fldCharType="separate"/>
            </w:r>
            <w:r w:rsidR="004249C1">
              <w:rPr>
                <w:noProof/>
                <w:webHidden/>
              </w:rPr>
              <w:t>6</w:t>
            </w:r>
            <w:r w:rsidR="004249C1">
              <w:rPr>
                <w:noProof/>
                <w:webHidden/>
              </w:rPr>
              <w:fldChar w:fldCharType="end"/>
            </w:r>
          </w:hyperlink>
        </w:p>
        <w:p w14:paraId="6F04C315" w14:textId="2B565B89" w:rsidR="004249C1" w:rsidRDefault="003F7299">
          <w:pPr>
            <w:pStyle w:val="TOC1"/>
            <w:tabs>
              <w:tab w:val="left" w:pos="440"/>
              <w:tab w:val="right" w:leader="dot" w:pos="9736"/>
            </w:tabs>
            <w:rPr>
              <w:rFonts w:asciiTheme="minorHAnsi" w:hAnsiTheme="minorHAnsi"/>
              <w:noProof/>
              <w:kern w:val="0"/>
              <w:lang w:eastAsia="en-US"/>
            </w:rPr>
          </w:pPr>
          <w:hyperlink w:anchor="_Toc64446115" w:history="1">
            <w:r w:rsidR="004249C1" w:rsidRPr="00B85688">
              <w:rPr>
                <w:rStyle w:val="Hyperlink"/>
                <w:rFonts w:eastAsia="SimSun" w:cs="Times New Roman"/>
                <w:noProof/>
              </w:rPr>
              <w:t>3</w:t>
            </w:r>
            <w:r w:rsidR="004249C1">
              <w:rPr>
                <w:rFonts w:asciiTheme="minorHAnsi" w:hAnsiTheme="minorHAnsi"/>
                <w:noProof/>
                <w:kern w:val="0"/>
                <w:lang w:eastAsia="en-US"/>
              </w:rPr>
              <w:tab/>
            </w:r>
            <w:r w:rsidR="004249C1" w:rsidRPr="00B85688">
              <w:rPr>
                <w:rStyle w:val="Hyperlink"/>
                <w:rFonts w:eastAsia="SimSun" w:cs="Times New Roman"/>
                <w:noProof/>
              </w:rPr>
              <w:t>Energization and Clearance Certificate for Equipment Status</w:t>
            </w:r>
            <w:r w:rsidR="004249C1">
              <w:rPr>
                <w:noProof/>
                <w:webHidden/>
              </w:rPr>
              <w:tab/>
            </w:r>
            <w:r w:rsidR="004249C1">
              <w:rPr>
                <w:noProof/>
                <w:webHidden/>
              </w:rPr>
              <w:fldChar w:fldCharType="begin"/>
            </w:r>
            <w:r w:rsidR="004249C1">
              <w:rPr>
                <w:noProof/>
                <w:webHidden/>
              </w:rPr>
              <w:instrText xml:space="preserve"> PAGEREF _Toc64446115 \h </w:instrText>
            </w:r>
            <w:r w:rsidR="004249C1">
              <w:rPr>
                <w:noProof/>
                <w:webHidden/>
              </w:rPr>
            </w:r>
            <w:r w:rsidR="004249C1">
              <w:rPr>
                <w:noProof/>
                <w:webHidden/>
              </w:rPr>
              <w:fldChar w:fldCharType="separate"/>
            </w:r>
            <w:r w:rsidR="004249C1">
              <w:rPr>
                <w:noProof/>
                <w:webHidden/>
              </w:rPr>
              <w:t>7</w:t>
            </w:r>
            <w:r w:rsidR="004249C1">
              <w:rPr>
                <w:noProof/>
                <w:webHidden/>
              </w:rPr>
              <w:fldChar w:fldCharType="end"/>
            </w:r>
          </w:hyperlink>
        </w:p>
        <w:p w14:paraId="24BCF1AB" w14:textId="18D8D832" w:rsidR="004249C1" w:rsidRDefault="003F7299">
          <w:pPr>
            <w:pStyle w:val="TOC1"/>
            <w:tabs>
              <w:tab w:val="left" w:pos="660"/>
              <w:tab w:val="right" w:leader="dot" w:pos="9736"/>
            </w:tabs>
            <w:rPr>
              <w:rFonts w:asciiTheme="minorHAnsi" w:hAnsiTheme="minorHAnsi"/>
              <w:noProof/>
              <w:kern w:val="0"/>
              <w:lang w:eastAsia="en-US"/>
            </w:rPr>
          </w:pPr>
          <w:hyperlink w:anchor="_Toc64446116" w:history="1">
            <w:r w:rsidR="004249C1" w:rsidRPr="00B85688">
              <w:rPr>
                <w:rStyle w:val="Hyperlink"/>
                <w:rFonts w:cs="Times New Roman"/>
                <w:noProof/>
              </w:rPr>
              <w:t>3.1</w:t>
            </w:r>
            <w:r w:rsidR="004249C1">
              <w:rPr>
                <w:rFonts w:asciiTheme="minorHAnsi" w:hAnsiTheme="minorHAnsi"/>
                <w:noProof/>
                <w:kern w:val="0"/>
                <w:lang w:eastAsia="en-US"/>
              </w:rPr>
              <w:tab/>
            </w:r>
            <w:r w:rsidR="004249C1" w:rsidRPr="00B85688">
              <w:rPr>
                <w:rStyle w:val="Hyperlink"/>
                <w:rFonts w:cs="Times New Roman"/>
                <w:noProof/>
              </w:rPr>
              <w:t>Provision of Clearance Certificate by PMLTC/CE HVDC NTDC to NPCC</w:t>
            </w:r>
            <w:r w:rsidR="004249C1">
              <w:rPr>
                <w:noProof/>
                <w:webHidden/>
              </w:rPr>
              <w:tab/>
            </w:r>
            <w:r w:rsidR="004249C1">
              <w:rPr>
                <w:noProof/>
                <w:webHidden/>
              </w:rPr>
              <w:fldChar w:fldCharType="begin"/>
            </w:r>
            <w:r w:rsidR="004249C1">
              <w:rPr>
                <w:noProof/>
                <w:webHidden/>
              </w:rPr>
              <w:instrText xml:space="preserve"> PAGEREF _Toc64446116 \h </w:instrText>
            </w:r>
            <w:r w:rsidR="004249C1">
              <w:rPr>
                <w:noProof/>
                <w:webHidden/>
              </w:rPr>
            </w:r>
            <w:r w:rsidR="004249C1">
              <w:rPr>
                <w:noProof/>
                <w:webHidden/>
              </w:rPr>
              <w:fldChar w:fldCharType="separate"/>
            </w:r>
            <w:r w:rsidR="004249C1">
              <w:rPr>
                <w:noProof/>
                <w:webHidden/>
              </w:rPr>
              <w:t>7</w:t>
            </w:r>
            <w:r w:rsidR="004249C1">
              <w:rPr>
                <w:noProof/>
                <w:webHidden/>
              </w:rPr>
              <w:fldChar w:fldCharType="end"/>
            </w:r>
          </w:hyperlink>
        </w:p>
        <w:p w14:paraId="7F8FFC77" w14:textId="2D472392" w:rsidR="004249C1" w:rsidRDefault="003F7299">
          <w:pPr>
            <w:pStyle w:val="TOC1"/>
            <w:tabs>
              <w:tab w:val="left" w:pos="440"/>
              <w:tab w:val="right" w:leader="dot" w:pos="9736"/>
            </w:tabs>
            <w:rPr>
              <w:rFonts w:asciiTheme="minorHAnsi" w:hAnsiTheme="minorHAnsi"/>
              <w:noProof/>
              <w:kern w:val="0"/>
              <w:lang w:eastAsia="en-US"/>
            </w:rPr>
          </w:pPr>
          <w:hyperlink w:anchor="_Toc64446117" w:history="1">
            <w:r w:rsidR="004249C1" w:rsidRPr="00B85688">
              <w:rPr>
                <w:rStyle w:val="Hyperlink"/>
                <w:rFonts w:eastAsia="SimSun" w:cs="Times New Roman"/>
                <w:noProof/>
              </w:rPr>
              <w:t>4</w:t>
            </w:r>
            <w:r w:rsidR="004249C1">
              <w:rPr>
                <w:rFonts w:asciiTheme="minorHAnsi" w:hAnsiTheme="minorHAnsi"/>
                <w:noProof/>
                <w:kern w:val="0"/>
                <w:lang w:eastAsia="en-US"/>
              </w:rPr>
              <w:tab/>
            </w:r>
            <w:r w:rsidR="004249C1" w:rsidRPr="00B85688">
              <w:rPr>
                <w:rStyle w:val="Hyperlink"/>
                <w:rFonts w:cs="Times New Roman"/>
                <w:noProof/>
              </w:rPr>
              <w:t>Safety Precautions during Commissioning Tests:</w:t>
            </w:r>
            <w:r w:rsidR="004249C1">
              <w:rPr>
                <w:noProof/>
                <w:webHidden/>
              </w:rPr>
              <w:tab/>
            </w:r>
            <w:r w:rsidR="004249C1">
              <w:rPr>
                <w:noProof/>
                <w:webHidden/>
              </w:rPr>
              <w:fldChar w:fldCharType="begin"/>
            </w:r>
            <w:r w:rsidR="004249C1">
              <w:rPr>
                <w:noProof/>
                <w:webHidden/>
              </w:rPr>
              <w:instrText xml:space="preserve"> PAGEREF _Toc64446117 \h </w:instrText>
            </w:r>
            <w:r w:rsidR="004249C1">
              <w:rPr>
                <w:noProof/>
                <w:webHidden/>
              </w:rPr>
            </w:r>
            <w:r w:rsidR="004249C1">
              <w:rPr>
                <w:noProof/>
                <w:webHidden/>
              </w:rPr>
              <w:fldChar w:fldCharType="separate"/>
            </w:r>
            <w:r w:rsidR="004249C1">
              <w:rPr>
                <w:noProof/>
                <w:webHidden/>
              </w:rPr>
              <w:t>7</w:t>
            </w:r>
            <w:r w:rsidR="004249C1">
              <w:rPr>
                <w:noProof/>
                <w:webHidden/>
              </w:rPr>
              <w:fldChar w:fldCharType="end"/>
            </w:r>
          </w:hyperlink>
        </w:p>
        <w:p w14:paraId="51D56F25" w14:textId="6A668C96" w:rsidR="004249C1" w:rsidRDefault="003F7299">
          <w:pPr>
            <w:pStyle w:val="TOC1"/>
            <w:tabs>
              <w:tab w:val="left" w:pos="440"/>
              <w:tab w:val="right" w:leader="dot" w:pos="9736"/>
            </w:tabs>
            <w:rPr>
              <w:rFonts w:asciiTheme="minorHAnsi" w:hAnsiTheme="minorHAnsi"/>
              <w:noProof/>
              <w:kern w:val="0"/>
              <w:lang w:eastAsia="en-US"/>
            </w:rPr>
          </w:pPr>
          <w:hyperlink w:anchor="_Toc64446118" w:history="1">
            <w:r w:rsidR="004249C1" w:rsidRPr="00B85688">
              <w:rPr>
                <w:rStyle w:val="Hyperlink"/>
                <w:rFonts w:eastAsia="SimSun" w:cs="Times New Roman"/>
                <w:noProof/>
              </w:rPr>
              <w:t>5</w:t>
            </w:r>
            <w:r w:rsidR="004249C1">
              <w:rPr>
                <w:rFonts w:asciiTheme="minorHAnsi" w:hAnsiTheme="minorHAnsi"/>
                <w:noProof/>
                <w:kern w:val="0"/>
                <w:lang w:eastAsia="en-US"/>
              </w:rPr>
              <w:tab/>
            </w:r>
            <w:r w:rsidR="004249C1" w:rsidRPr="00B85688">
              <w:rPr>
                <w:rStyle w:val="Hyperlink"/>
                <w:rFonts w:cs="Times New Roman"/>
                <w:noProof/>
              </w:rPr>
              <w:t>Commissioning Procedure:</w:t>
            </w:r>
            <w:r w:rsidR="004249C1">
              <w:rPr>
                <w:noProof/>
                <w:webHidden/>
              </w:rPr>
              <w:tab/>
            </w:r>
            <w:r w:rsidR="004249C1">
              <w:rPr>
                <w:noProof/>
                <w:webHidden/>
              </w:rPr>
              <w:fldChar w:fldCharType="begin"/>
            </w:r>
            <w:r w:rsidR="004249C1">
              <w:rPr>
                <w:noProof/>
                <w:webHidden/>
              </w:rPr>
              <w:instrText xml:space="preserve"> PAGEREF _Toc64446118 \h </w:instrText>
            </w:r>
            <w:r w:rsidR="004249C1">
              <w:rPr>
                <w:noProof/>
                <w:webHidden/>
              </w:rPr>
            </w:r>
            <w:r w:rsidR="004249C1">
              <w:rPr>
                <w:noProof/>
                <w:webHidden/>
              </w:rPr>
              <w:fldChar w:fldCharType="separate"/>
            </w:r>
            <w:r w:rsidR="004249C1">
              <w:rPr>
                <w:noProof/>
                <w:webHidden/>
              </w:rPr>
              <w:t>8</w:t>
            </w:r>
            <w:r w:rsidR="004249C1">
              <w:rPr>
                <w:noProof/>
                <w:webHidden/>
              </w:rPr>
              <w:fldChar w:fldCharType="end"/>
            </w:r>
          </w:hyperlink>
        </w:p>
        <w:p w14:paraId="0415B97C" w14:textId="1653537B" w:rsidR="004249C1" w:rsidRDefault="003F7299">
          <w:pPr>
            <w:pStyle w:val="TOC1"/>
            <w:tabs>
              <w:tab w:val="left" w:pos="440"/>
              <w:tab w:val="right" w:leader="dot" w:pos="9736"/>
            </w:tabs>
            <w:rPr>
              <w:rFonts w:asciiTheme="minorHAnsi" w:hAnsiTheme="minorHAnsi"/>
              <w:noProof/>
              <w:kern w:val="0"/>
              <w:lang w:eastAsia="en-US"/>
            </w:rPr>
          </w:pPr>
          <w:hyperlink w:anchor="_Toc64446119" w:history="1">
            <w:r w:rsidR="004249C1" w:rsidRPr="00B85688">
              <w:rPr>
                <w:rStyle w:val="Hyperlink"/>
                <w:rFonts w:eastAsia="SimSun" w:cs="Times New Roman"/>
                <w:noProof/>
              </w:rPr>
              <w:t>6</w:t>
            </w:r>
            <w:r w:rsidR="004249C1">
              <w:rPr>
                <w:rFonts w:asciiTheme="minorHAnsi" w:hAnsiTheme="minorHAnsi"/>
                <w:noProof/>
                <w:kern w:val="0"/>
                <w:lang w:eastAsia="en-US"/>
              </w:rPr>
              <w:tab/>
            </w:r>
            <w:r w:rsidR="004249C1" w:rsidRPr="00B85688">
              <w:rPr>
                <w:rStyle w:val="Hyperlink"/>
                <w:rFonts w:cs="Times New Roman"/>
                <w:noProof/>
              </w:rPr>
              <w:t>Disturbance Handling:</w:t>
            </w:r>
            <w:r w:rsidR="004249C1">
              <w:rPr>
                <w:noProof/>
                <w:webHidden/>
              </w:rPr>
              <w:tab/>
            </w:r>
            <w:r w:rsidR="004249C1">
              <w:rPr>
                <w:noProof/>
                <w:webHidden/>
              </w:rPr>
              <w:fldChar w:fldCharType="begin"/>
            </w:r>
            <w:r w:rsidR="004249C1">
              <w:rPr>
                <w:noProof/>
                <w:webHidden/>
              </w:rPr>
              <w:instrText xml:space="preserve"> PAGEREF _Toc64446119 \h </w:instrText>
            </w:r>
            <w:r w:rsidR="004249C1">
              <w:rPr>
                <w:noProof/>
                <w:webHidden/>
              </w:rPr>
            </w:r>
            <w:r w:rsidR="004249C1">
              <w:rPr>
                <w:noProof/>
                <w:webHidden/>
              </w:rPr>
              <w:fldChar w:fldCharType="separate"/>
            </w:r>
            <w:r w:rsidR="004249C1">
              <w:rPr>
                <w:noProof/>
                <w:webHidden/>
              </w:rPr>
              <w:t>8</w:t>
            </w:r>
            <w:r w:rsidR="004249C1">
              <w:rPr>
                <w:noProof/>
                <w:webHidden/>
              </w:rPr>
              <w:fldChar w:fldCharType="end"/>
            </w:r>
          </w:hyperlink>
        </w:p>
        <w:p w14:paraId="507971C2" w14:textId="141202F5" w:rsidR="004249C1" w:rsidRDefault="003F7299">
          <w:pPr>
            <w:pStyle w:val="TOC1"/>
            <w:tabs>
              <w:tab w:val="left" w:pos="440"/>
              <w:tab w:val="right" w:leader="dot" w:pos="9736"/>
            </w:tabs>
            <w:rPr>
              <w:rFonts w:asciiTheme="minorHAnsi" w:hAnsiTheme="minorHAnsi"/>
              <w:noProof/>
              <w:kern w:val="0"/>
              <w:lang w:eastAsia="en-US"/>
            </w:rPr>
          </w:pPr>
          <w:hyperlink w:anchor="_Toc64446120" w:history="1">
            <w:r w:rsidR="004249C1" w:rsidRPr="00B85688">
              <w:rPr>
                <w:rStyle w:val="Hyperlink"/>
                <w:rFonts w:eastAsia="SimSun" w:cs="Times New Roman"/>
                <w:noProof/>
              </w:rPr>
              <w:t>7</w:t>
            </w:r>
            <w:r w:rsidR="004249C1">
              <w:rPr>
                <w:rFonts w:asciiTheme="minorHAnsi" w:hAnsiTheme="minorHAnsi"/>
                <w:noProof/>
                <w:kern w:val="0"/>
                <w:lang w:eastAsia="en-US"/>
              </w:rPr>
              <w:tab/>
            </w:r>
            <w:r w:rsidR="004249C1" w:rsidRPr="00B85688">
              <w:rPr>
                <w:rStyle w:val="Hyperlink"/>
                <w:rFonts w:cs="Times New Roman"/>
                <w:noProof/>
              </w:rPr>
              <w:t>Equipment Status Report (ESR) before start of commissioning tests:</w:t>
            </w:r>
            <w:r w:rsidR="004249C1">
              <w:rPr>
                <w:noProof/>
                <w:webHidden/>
              </w:rPr>
              <w:tab/>
            </w:r>
            <w:r w:rsidR="004249C1">
              <w:rPr>
                <w:noProof/>
                <w:webHidden/>
              </w:rPr>
              <w:fldChar w:fldCharType="begin"/>
            </w:r>
            <w:r w:rsidR="004249C1">
              <w:rPr>
                <w:noProof/>
                <w:webHidden/>
              </w:rPr>
              <w:instrText xml:space="preserve"> PAGEREF _Toc64446120 \h </w:instrText>
            </w:r>
            <w:r w:rsidR="004249C1">
              <w:rPr>
                <w:noProof/>
                <w:webHidden/>
              </w:rPr>
            </w:r>
            <w:r w:rsidR="004249C1">
              <w:rPr>
                <w:noProof/>
                <w:webHidden/>
              </w:rPr>
              <w:fldChar w:fldCharType="separate"/>
            </w:r>
            <w:r w:rsidR="004249C1">
              <w:rPr>
                <w:noProof/>
                <w:webHidden/>
              </w:rPr>
              <w:t>8</w:t>
            </w:r>
            <w:r w:rsidR="004249C1">
              <w:rPr>
                <w:noProof/>
                <w:webHidden/>
              </w:rPr>
              <w:fldChar w:fldCharType="end"/>
            </w:r>
          </w:hyperlink>
        </w:p>
        <w:p w14:paraId="5E0E03A7" w14:textId="46927BEF" w:rsidR="004249C1" w:rsidRDefault="003F7299">
          <w:pPr>
            <w:pStyle w:val="TOC1"/>
            <w:tabs>
              <w:tab w:val="left" w:pos="440"/>
              <w:tab w:val="right" w:leader="dot" w:pos="9736"/>
            </w:tabs>
            <w:rPr>
              <w:rFonts w:asciiTheme="minorHAnsi" w:hAnsiTheme="minorHAnsi"/>
              <w:noProof/>
              <w:kern w:val="0"/>
              <w:lang w:eastAsia="en-US"/>
            </w:rPr>
          </w:pPr>
          <w:hyperlink w:anchor="_Toc64446121" w:history="1">
            <w:r w:rsidR="004249C1" w:rsidRPr="00B85688">
              <w:rPr>
                <w:rStyle w:val="Hyperlink"/>
                <w:rFonts w:eastAsia="SimSun" w:cs="Times New Roman"/>
                <w:noProof/>
              </w:rPr>
              <w:t>8</w:t>
            </w:r>
            <w:r w:rsidR="004249C1">
              <w:rPr>
                <w:rFonts w:asciiTheme="minorHAnsi" w:hAnsiTheme="minorHAnsi"/>
                <w:noProof/>
                <w:kern w:val="0"/>
                <w:lang w:eastAsia="en-US"/>
              </w:rPr>
              <w:tab/>
            </w:r>
            <w:r w:rsidR="004249C1" w:rsidRPr="00B85688">
              <w:rPr>
                <w:rStyle w:val="Hyperlink"/>
                <w:rFonts w:cs="Times New Roman"/>
                <w:noProof/>
              </w:rPr>
              <w:t>Commissioning Test Startup Procedure:</w:t>
            </w:r>
            <w:r w:rsidR="004249C1">
              <w:rPr>
                <w:noProof/>
                <w:webHidden/>
              </w:rPr>
              <w:tab/>
            </w:r>
            <w:r w:rsidR="004249C1">
              <w:rPr>
                <w:noProof/>
                <w:webHidden/>
              </w:rPr>
              <w:fldChar w:fldCharType="begin"/>
            </w:r>
            <w:r w:rsidR="004249C1">
              <w:rPr>
                <w:noProof/>
                <w:webHidden/>
              </w:rPr>
              <w:instrText xml:space="preserve"> PAGEREF _Toc64446121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5AAF1840" w14:textId="4713E8FB" w:rsidR="004249C1" w:rsidRDefault="003F7299">
          <w:pPr>
            <w:pStyle w:val="TOC1"/>
            <w:tabs>
              <w:tab w:val="left" w:pos="660"/>
              <w:tab w:val="right" w:leader="dot" w:pos="9736"/>
            </w:tabs>
            <w:rPr>
              <w:rFonts w:asciiTheme="minorHAnsi" w:hAnsiTheme="minorHAnsi"/>
              <w:noProof/>
              <w:kern w:val="0"/>
              <w:lang w:eastAsia="en-US"/>
            </w:rPr>
          </w:pPr>
          <w:hyperlink w:anchor="_Toc64446122" w:history="1">
            <w:r w:rsidR="004249C1" w:rsidRPr="00B85688">
              <w:rPr>
                <w:rStyle w:val="Hyperlink"/>
                <w:noProof/>
              </w:rPr>
              <w:t>8.1</w:t>
            </w:r>
            <w:r w:rsidR="004249C1">
              <w:rPr>
                <w:rFonts w:asciiTheme="minorHAnsi" w:hAnsiTheme="minorHAnsi"/>
                <w:noProof/>
                <w:kern w:val="0"/>
                <w:lang w:eastAsia="en-US"/>
              </w:rPr>
              <w:tab/>
            </w:r>
            <w:r w:rsidR="004249C1" w:rsidRPr="00B85688">
              <w:rPr>
                <w:rStyle w:val="Hyperlink"/>
                <w:noProof/>
              </w:rPr>
              <w:t>Initial Operation Tests, Joint Current Control, Normal Power Direction, Ground Return</w:t>
            </w:r>
            <w:r w:rsidR="004249C1">
              <w:rPr>
                <w:noProof/>
                <w:webHidden/>
              </w:rPr>
              <w:tab/>
            </w:r>
            <w:r w:rsidR="004249C1">
              <w:rPr>
                <w:noProof/>
                <w:webHidden/>
              </w:rPr>
              <w:fldChar w:fldCharType="begin"/>
            </w:r>
            <w:r w:rsidR="004249C1">
              <w:rPr>
                <w:noProof/>
                <w:webHidden/>
              </w:rPr>
              <w:instrText xml:space="preserve"> PAGEREF _Toc64446122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0A422F63" w14:textId="3408B096" w:rsidR="004249C1" w:rsidRDefault="003F7299">
          <w:pPr>
            <w:pStyle w:val="TOC1"/>
            <w:tabs>
              <w:tab w:val="left" w:pos="660"/>
              <w:tab w:val="right" w:leader="dot" w:pos="9736"/>
            </w:tabs>
            <w:rPr>
              <w:rFonts w:asciiTheme="minorHAnsi" w:hAnsiTheme="minorHAnsi"/>
              <w:noProof/>
              <w:kern w:val="0"/>
              <w:lang w:eastAsia="en-US"/>
            </w:rPr>
          </w:pPr>
          <w:hyperlink w:anchor="_Toc64446123" w:history="1">
            <w:r w:rsidR="004249C1" w:rsidRPr="00B85688">
              <w:rPr>
                <w:rStyle w:val="Hyperlink"/>
                <w:noProof/>
              </w:rPr>
              <w:t>8.2</w:t>
            </w:r>
            <w:r w:rsidR="004249C1">
              <w:rPr>
                <w:rFonts w:asciiTheme="minorHAnsi" w:hAnsiTheme="minorHAnsi"/>
                <w:noProof/>
                <w:kern w:val="0"/>
                <w:lang w:eastAsia="en-US"/>
              </w:rPr>
              <w:tab/>
            </w:r>
            <w:r w:rsidR="004249C1" w:rsidRPr="00B85688">
              <w:rPr>
                <w:rStyle w:val="Hyperlink"/>
                <w:noProof/>
              </w:rPr>
              <w:t>Initial Operation Tests, Joint Current Control, Normal Power Direction, Metallic return</w:t>
            </w:r>
            <w:r w:rsidR="004249C1">
              <w:rPr>
                <w:noProof/>
                <w:webHidden/>
              </w:rPr>
              <w:tab/>
            </w:r>
            <w:r w:rsidR="004249C1">
              <w:rPr>
                <w:noProof/>
                <w:webHidden/>
              </w:rPr>
              <w:fldChar w:fldCharType="begin"/>
            </w:r>
            <w:r w:rsidR="004249C1">
              <w:rPr>
                <w:noProof/>
                <w:webHidden/>
              </w:rPr>
              <w:instrText xml:space="preserve"> PAGEREF _Toc64446123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28209E2A" w14:textId="4741FD93" w:rsidR="004249C1" w:rsidRDefault="003F7299">
          <w:pPr>
            <w:pStyle w:val="TOC1"/>
            <w:tabs>
              <w:tab w:val="left" w:pos="660"/>
              <w:tab w:val="right" w:leader="dot" w:pos="9736"/>
            </w:tabs>
            <w:rPr>
              <w:rFonts w:asciiTheme="minorHAnsi" w:hAnsiTheme="minorHAnsi"/>
              <w:noProof/>
              <w:kern w:val="0"/>
              <w:lang w:eastAsia="en-US"/>
            </w:rPr>
          </w:pPr>
          <w:hyperlink w:anchor="_Toc64446124" w:history="1">
            <w:r w:rsidR="004249C1" w:rsidRPr="00B85688">
              <w:rPr>
                <w:rStyle w:val="Hyperlink"/>
                <w:noProof/>
              </w:rPr>
              <w:t>8.3</w:t>
            </w:r>
            <w:r w:rsidR="004249C1">
              <w:rPr>
                <w:rFonts w:asciiTheme="minorHAnsi" w:hAnsiTheme="minorHAnsi"/>
                <w:noProof/>
                <w:kern w:val="0"/>
                <w:lang w:eastAsia="en-US"/>
              </w:rPr>
              <w:tab/>
            </w:r>
            <w:r w:rsidR="004249C1" w:rsidRPr="00B85688">
              <w:rPr>
                <w:rStyle w:val="Hyperlink"/>
                <w:noProof/>
              </w:rPr>
              <w:t>Protective Trip X, Y, and Z, Joint Current Control, Normal Power Direction, Ground return</w:t>
            </w:r>
            <w:r w:rsidR="004249C1">
              <w:rPr>
                <w:noProof/>
                <w:webHidden/>
              </w:rPr>
              <w:tab/>
            </w:r>
            <w:r w:rsidR="004249C1">
              <w:rPr>
                <w:noProof/>
                <w:webHidden/>
              </w:rPr>
              <w:fldChar w:fldCharType="begin"/>
            </w:r>
            <w:r w:rsidR="004249C1">
              <w:rPr>
                <w:noProof/>
                <w:webHidden/>
              </w:rPr>
              <w:instrText xml:space="preserve"> PAGEREF _Toc64446124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066089C1" w14:textId="16C84426" w:rsidR="004249C1" w:rsidRDefault="003F7299">
          <w:pPr>
            <w:pStyle w:val="TOC1"/>
            <w:tabs>
              <w:tab w:val="left" w:pos="660"/>
              <w:tab w:val="right" w:leader="dot" w:pos="9736"/>
            </w:tabs>
            <w:rPr>
              <w:rFonts w:asciiTheme="minorHAnsi" w:hAnsiTheme="minorHAnsi"/>
              <w:noProof/>
              <w:kern w:val="0"/>
              <w:lang w:eastAsia="en-US"/>
            </w:rPr>
          </w:pPr>
          <w:hyperlink w:anchor="_Toc64446125" w:history="1">
            <w:r w:rsidR="004249C1" w:rsidRPr="00B85688">
              <w:rPr>
                <w:rStyle w:val="Hyperlink"/>
                <w:noProof/>
              </w:rPr>
              <w:t>8.4</w:t>
            </w:r>
            <w:r w:rsidR="004249C1">
              <w:rPr>
                <w:rFonts w:asciiTheme="minorHAnsi" w:hAnsiTheme="minorHAnsi"/>
                <w:noProof/>
                <w:kern w:val="0"/>
                <w:lang w:eastAsia="en-US"/>
              </w:rPr>
              <w:tab/>
            </w:r>
            <w:r w:rsidR="004249C1" w:rsidRPr="00B85688">
              <w:rPr>
                <w:rStyle w:val="Hyperlink"/>
                <w:noProof/>
              </w:rPr>
              <w:t>System Supervision &amp; Switchover, Joint Current Control, Normal Power Direction, Ground Return</w:t>
            </w:r>
            <w:r w:rsidR="004249C1">
              <w:rPr>
                <w:noProof/>
                <w:webHidden/>
              </w:rPr>
              <w:tab/>
            </w:r>
            <w:r w:rsidR="004249C1">
              <w:rPr>
                <w:noProof/>
                <w:webHidden/>
              </w:rPr>
              <w:fldChar w:fldCharType="begin"/>
            </w:r>
            <w:r w:rsidR="004249C1">
              <w:rPr>
                <w:noProof/>
                <w:webHidden/>
              </w:rPr>
              <w:instrText xml:space="preserve"> PAGEREF _Toc64446125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40915215" w14:textId="08F30822" w:rsidR="004249C1" w:rsidRDefault="003F7299">
          <w:pPr>
            <w:pStyle w:val="TOC1"/>
            <w:tabs>
              <w:tab w:val="left" w:pos="660"/>
              <w:tab w:val="right" w:leader="dot" w:pos="9736"/>
            </w:tabs>
            <w:rPr>
              <w:rFonts w:asciiTheme="minorHAnsi" w:hAnsiTheme="minorHAnsi"/>
              <w:noProof/>
              <w:kern w:val="0"/>
              <w:lang w:eastAsia="en-US"/>
            </w:rPr>
          </w:pPr>
          <w:hyperlink w:anchor="_Toc64446126" w:history="1">
            <w:r w:rsidR="004249C1" w:rsidRPr="00B85688">
              <w:rPr>
                <w:rStyle w:val="Hyperlink"/>
                <w:noProof/>
              </w:rPr>
              <w:t>8.5</w:t>
            </w:r>
            <w:r w:rsidR="004249C1">
              <w:rPr>
                <w:rFonts w:asciiTheme="minorHAnsi" w:hAnsiTheme="minorHAnsi"/>
                <w:noProof/>
                <w:kern w:val="0"/>
                <w:lang w:eastAsia="en-US"/>
              </w:rPr>
              <w:tab/>
            </w:r>
            <w:r w:rsidR="004249C1" w:rsidRPr="00B85688">
              <w:rPr>
                <w:rStyle w:val="Hyperlink"/>
                <w:noProof/>
              </w:rPr>
              <w:t>Steady State Operation, Joint Current Control, Normal Power Direction, Ground return</w:t>
            </w:r>
            <w:r w:rsidR="004249C1">
              <w:rPr>
                <w:noProof/>
                <w:webHidden/>
              </w:rPr>
              <w:tab/>
            </w:r>
            <w:r w:rsidR="004249C1">
              <w:rPr>
                <w:noProof/>
                <w:webHidden/>
              </w:rPr>
              <w:fldChar w:fldCharType="begin"/>
            </w:r>
            <w:r w:rsidR="004249C1">
              <w:rPr>
                <w:noProof/>
                <w:webHidden/>
              </w:rPr>
              <w:instrText xml:space="preserve"> PAGEREF _Toc64446126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2206C679" w14:textId="0DBCF028" w:rsidR="004249C1" w:rsidRDefault="003F7299">
          <w:pPr>
            <w:pStyle w:val="TOC1"/>
            <w:tabs>
              <w:tab w:val="left" w:pos="660"/>
              <w:tab w:val="right" w:leader="dot" w:pos="9736"/>
            </w:tabs>
            <w:rPr>
              <w:rFonts w:asciiTheme="minorHAnsi" w:hAnsiTheme="minorHAnsi"/>
              <w:noProof/>
              <w:kern w:val="0"/>
              <w:lang w:eastAsia="en-US"/>
            </w:rPr>
          </w:pPr>
          <w:hyperlink w:anchor="_Toc64446127" w:history="1">
            <w:r w:rsidR="004249C1" w:rsidRPr="00B85688">
              <w:rPr>
                <w:rStyle w:val="Hyperlink"/>
                <w:noProof/>
              </w:rPr>
              <w:t>8.6</w:t>
            </w:r>
            <w:r w:rsidR="004249C1">
              <w:rPr>
                <w:rFonts w:asciiTheme="minorHAnsi" w:hAnsiTheme="minorHAnsi"/>
                <w:noProof/>
                <w:kern w:val="0"/>
                <w:lang w:eastAsia="en-US"/>
              </w:rPr>
              <w:tab/>
            </w:r>
            <w:r w:rsidR="004249C1" w:rsidRPr="00B85688">
              <w:rPr>
                <w:rStyle w:val="Hyperlink"/>
                <w:noProof/>
              </w:rPr>
              <w:t>Steady State Operation, Joint Power Control, Normal Power Direction, Ground return</w:t>
            </w:r>
            <w:r w:rsidR="004249C1">
              <w:rPr>
                <w:noProof/>
                <w:webHidden/>
              </w:rPr>
              <w:tab/>
            </w:r>
            <w:r w:rsidR="004249C1">
              <w:rPr>
                <w:noProof/>
                <w:webHidden/>
              </w:rPr>
              <w:fldChar w:fldCharType="begin"/>
            </w:r>
            <w:r w:rsidR="004249C1">
              <w:rPr>
                <w:noProof/>
                <w:webHidden/>
              </w:rPr>
              <w:instrText xml:space="preserve"> PAGEREF _Toc64446127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78F8D76F" w14:textId="02C76344" w:rsidR="004249C1" w:rsidRDefault="003F7299">
          <w:pPr>
            <w:pStyle w:val="TOC1"/>
            <w:tabs>
              <w:tab w:val="left" w:pos="660"/>
              <w:tab w:val="right" w:leader="dot" w:pos="9736"/>
            </w:tabs>
            <w:rPr>
              <w:rFonts w:asciiTheme="minorHAnsi" w:hAnsiTheme="minorHAnsi"/>
              <w:noProof/>
              <w:kern w:val="0"/>
              <w:lang w:eastAsia="en-US"/>
            </w:rPr>
          </w:pPr>
          <w:hyperlink w:anchor="_Toc64446128" w:history="1">
            <w:r w:rsidR="004249C1" w:rsidRPr="00B85688">
              <w:rPr>
                <w:rStyle w:val="Hyperlink"/>
                <w:noProof/>
              </w:rPr>
              <w:t>8.7</w:t>
            </w:r>
            <w:r w:rsidR="004249C1">
              <w:rPr>
                <w:rFonts w:asciiTheme="minorHAnsi" w:hAnsiTheme="minorHAnsi"/>
                <w:noProof/>
                <w:kern w:val="0"/>
                <w:lang w:eastAsia="en-US"/>
              </w:rPr>
              <w:tab/>
            </w:r>
            <w:r w:rsidR="004249C1" w:rsidRPr="00B85688">
              <w:rPr>
                <w:rStyle w:val="Hyperlink"/>
                <w:noProof/>
              </w:rPr>
              <w:t>Normal Operation, Separate Current Control without Telecom, Ground return</w:t>
            </w:r>
            <w:r w:rsidR="004249C1">
              <w:rPr>
                <w:noProof/>
                <w:webHidden/>
              </w:rPr>
              <w:tab/>
            </w:r>
            <w:r w:rsidR="004249C1">
              <w:rPr>
                <w:noProof/>
                <w:webHidden/>
              </w:rPr>
              <w:fldChar w:fldCharType="begin"/>
            </w:r>
            <w:r w:rsidR="004249C1">
              <w:rPr>
                <w:noProof/>
                <w:webHidden/>
              </w:rPr>
              <w:instrText xml:space="preserve"> PAGEREF _Toc64446128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7D6DC876" w14:textId="11662C1C" w:rsidR="004249C1" w:rsidRDefault="003F7299">
          <w:pPr>
            <w:pStyle w:val="TOC1"/>
            <w:tabs>
              <w:tab w:val="left" w:pos="660"/>
              <w:tab w:val="right" w:leader="dot" w:pos="9736"/>
            </w:tabs>
            <w:rPr>
              <w:rFonts w:asciiTheme="minorHAnsi" w:hAnsiTheme="minorHAnsi"/>
              <w:noProof/>
              <w:kern w:val="0"/>
              <w:lang w:eastAsia="en-US"/>
            </w:rPr>
          </w:pPr>
          <w:hyperlink w:anchor="_Toc64446129" w:history="1">
            <w:r w:rsidR="004249C1" w:rsidRPr="00B85688">
              <w:rPr>
                <w:rStyle w:val="Hyperlink"/>
                <w:noProof/>
              </w:rPr>
              <w:t>8.8</w:t>
            </w:r>
            <w:r w:rsidR="004249C1">
              <w:rPr>
                <w:rFonts w:asciiTheme="minorHAnsi" w:hAnsiTheme="minorHAnsi"/>
                <w:noProof/>
                <w:kern w:val="0"/>
                <w:lang w:eastAsia="en-US"/>
              </w:rPr>
              <w:tab/>
            </w:r>
            <w:r w:rsidR="004249C1" w:rsidRPr="00B85688">
              <w:rPr>
                <w:rStyle w:val="Hyperlink"/>
                <w:noProof/>
              </w:rPr>
              <w:t>Normal/Reduced Voltage Operation, Joint Power Control, Ground return</w:t>
            </w:r>
            <w:r w:rsidR="004249C1">
              <w:rPr>
                <w:noProof/>
                <w:webHidden/>
              </w:rPr>
              <w:tab/>
            </w:r>
            <w:r w:rsidR="004249C1">
              <w:rPr>
                <w:noProof/>
                <w:webHidden/>
              </w:rPr>
              <w:fldChar w:fldCharType="begin"/>
            </w:r>
            <w:r w:rsidR="004249C1">
              <w:rPr>
                <w:noProof/>
                <w:webHidden/>
              </w:rPr>
              <w:instrText xml:space="preserve"> PAGEREF _Toc64446129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77B062E8" w14:textId="1759CF1B" w:rsidR="004249C1" w:rsidRDefault="003F7299">
          <w:pPr>
            <w:pStyle w:val="TOC1"/>
            <w:tabs>
              <w:tab w:val="left" w:pos="660"/>
              <w:tab w:val="right" w:leader="dot" w:pos="9736"/>
            </w:tabs>
            <w:rPr>
              <w:rFonts w:asciiTheme="minorHAnsi" w:hAnsiTheme="minorHAnsi"/>
              <w:noProof/>
              <w:kern w:val="0"/>
              <w:lang w:eastAsia="en-US"/>
            </w:rPr>
          </w:pPr>
          <w:hyperlink w:anchor="_Toc64446130" w:history="1">
            <w:r w:rsidR="004249C1" w:rsidRPr="00B85688">
              <w:rPr>
                <w:rStyle w:val="Hyperlink"/>
                <w:noProof/>
              </w:rPr>
              <w:t>8.9</w:t>
            </w:r>
            <w:r w:rsidR="004249C1">
              <w:rPr>
                <w:rFonts w:asciiTheme="minorHAnsi" w:hAnsiTheme="minorHAnsi"/>
                <w:noProof/>
                <w:kern w:val="0"/>
                <w:lang w:eastAsia="en-US"/>
              </w:rPr>
              <w:tab/>
            </w:r>
            <w:r w:rsidR="004249C1" w:rsidRPr="00B85688">
              <w:rPr>
                <w:rStyle w:val="Hyperlink"/>
                <w:noProof/>
              </w:rPr>
              <w:t>Reactive Power Control, Joint Power Control, Ground return</w:t>
            </w:r>
            <w:r w:rsidR="004249C1">
              <w:rPr>
                <w:noProof/>
                <w:webHidden/>
              </w:rPr>
              <w:tab/>
            </w:r>
            <w:r w:rsidR="004249C1">
              <w:rPr>
                <w:noProof/>
                <w:webHidden/>
              </w:rPr>
              <w:fldChar w:fldCharType="begin"/>
            </w:r>
            <w:r w:rsidR="004249C1">
              <w:rPr>
                <w:noProof/>
                <w:webHidden/>
              </w:rPr>
              <w:instrText xml:space="preserve"> PAGEREF _Toc64446130 \h </w:instrText>
            </w:r>
            <w:r w:rsidR="004249C1">
              <w:rPr>
                <w:noProof/>
                <w:webHidden/>
              </w:rPr>
            </w:r>
            <w:r w:rsidR="004249C1">
              <w:rPr>
                <w:noProof/>
                <w:webHidden/>
              </w:rPr>
              <w:fldChar w:fldCharType="separate"/>
            </w:r>
            <w:r w:rsidR="004249C1">
              <w:rPr>
                <w:noProof/>
                <w:webHidden/>
              </w:rPr>
              <w:t>9</w:t>
            </w:r>
            <w:r w:rsidR="004249C1">
              <w:rPr>
                <w:noProof/>
                <w:webHidden/>
              </w:rPr>
              <w:fldChar w:fldCharType="end"/>
            </w:r>
          </w:hyperlink>
        </w:p>
        <w:p w14:paraId="44CF4ADA" w14:textId="1669EA2A" w:rsidR="004249C1" w:rsidRDefault="003F7299">
          <w:pPr>
            <w:pStyle w:val="TOC1"/>
            <w:tabs>
              <w:tab w:val="left" w:pos="660"/>
              <w:tab w:val="right" w:leader="dot" w:pos="9736"/>
            </w:tabs>
            <w:rPr>
              <w:rFonts w:asciiTheme="minorHAnsi" w:hAnsiTheme="minorHAnsi"/>
              <w:noProof/>
              <w:kern w:val="0"/>
              <w:lang w:eastAsia="en-US"/>
            </w:rPr>
          </w:pPr>
          <w:hyperlink w:anchor="_Toc64446131" w:history="1">
            <w:r w:rsidR="004249C1" w:rsidRPr="00B85688">
              <w:rPr>
                <w:rStyle w:val="Hyperlink"/>
                <w:noProof/>
              </w:rPr>
              <w:t>8.10</w:t>
            </w:r>
            <w:r w:rsidR="004249C1">
              <w:rPr>
                <w:rFonts w:asciiTheme="minorHAnsi" w:hAnsiTheme="minorHAnsi"/>
                <w:noProof/>
                <w:kern w:val="0"/>
                <w:lang w:eastAsia="en-US"/>
              </w:rPr>
              <w:tab/>
            </w:r>
            <w:r w:rsidR="004249C1" w:rsidRPr="00B85688">
              <w:rPr>
                <w:rStyle w:val="Hyperlink"/>
                <w:noProof/>
              </w:rPr>
              <w:t>Ground/Metallic Return Transfer, Joint Power Control, Ground return</w:t>
            </w:r>
            <w:r w:rsidR="004249C1">
              <w:rPr>
                <w:noProof/>
                <w:webHidden/>
              </w:rPr>
              <w:tab/>
            </w:r>
            <w:r w:rsidR="004249C1">
              <w:rPr>
                <w:noProof/>
                <w:webHidden/>
              </w:rPr>
              <w:fldChar w:fldCharType="begin"/>
            </w:r>
            <w:r w:rsidR="004249C1">
              <w:rPr>
                <w:noProof/>
                <w:webHidden/>
              </w:rPr>
              <w:instrText xml:space="preserve"> PAGEREF _Toc64446131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5F776EAD" w14:textId="5E782BE7" w:rsidR="004249C1" w:rsidRDefault="003F7299">
          <w:pPr>
            <w:pStyle w:val="TOC1"/>
            <w:tabs>
              <w:tab w:val="left" w:pos="660"/>
              <w:tab w:val="right" w:leader="dot" w:pos="9736"/>
            </w:tabs>
            <w:rPr>
              <w:rFonts w:asciiTheme="minorHAnsi" w:hAnsiTheme="minorHAnsi"/>
              <w:noProof/>
              <w:kern w:val="0"/>
              <w:lang w:eastAsia="en-US"/>
            </w:rPr>
          </w:pPr>
          <w:hyperlink w:anchor="_Toc64446132" w:history="1">
            <w:r w:rsidR="004249C1" w:rsidRPr="00B85688">
              <w:rPr>
                <w:rStyle w:val="Hyperlink"/>
                <w:noProof/>
              </w:rPr>
              <w:t>8.11</w:t>
            </w:r>
            <w:r w:rsidR="004249C1">
              <w:rPr>
                <w:rFonts w:asciiTheme="minorHAnsi" w:hAnsiTheme="minorHAnsi"/>
                <w:noProof/>
                <w:kern w:val="0"/>
                <w:lang w:eastAsia="en-US"/>
              </w:rPr>
              <w:tab/>
            </w:r>
            <w:r w:rsidR="004249C1" w:rsidRPr="00B85688">
              <w:rPr>
                <w:rStyle w:val="Hyperlink"/>
                <w:noProof/>
              </w:rPr>
              <w:t>Backup Control, Joint Power Control, Ground return</w:t>
            </w:r>
            <w:r w:rsidR="004249C1">
              <w:rPr>
                <w:noProof/>
                <w:webHidden/>
              </w:rPr>
              <w:tab/>
            </w:r>
            <w:r w:rsidR="004249C1">
              <w:rPr>
                <w:noProof/>
                <w:webHidden/>
              </w:rPr>
              <w:fldChar w:fldCharType="begin"/>
            </w:r>
            <w:r w:rsidR="004249C1">
              <w:rPr>
                <w:noProof/>
                <w:webHidden/>
              </w:rPr>
              <w:instrText xml:space="preserve"> PAGEREF _Toc64446132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03DDC8C1" w14:textId="04A01AF3" w:rsidR="004249C1" w:rsidRDefault="003F7299">
          <w:pPr>
            <w:pStyle w:val="TOC1"/>
            <w:tabs>
              <w:tab w:val="left" w:pos="660"/>
              <w:tab w:val="right" w:leader="dot" w:pos="9736"/>
            </w:tabs>
            <w:rPr>
              <w:rFonts w:asciiTheme="minorHAnsi" w:hAnsiTheme="minorHAnsi"/>
              <w:noProof/>
              <w:kern w:val="0"/>
              <w:lang w:eastAsia="en-US"/>
            </w:rPr>
          </w:pPr>
          <w:hyperlink w:anchor="_Toc64446133" w:history="1">
            <w:r w:rsidR="004249C1" w:rsidRPr="00B85688">
              <w:rPr>
                <w:rStyle w:val="Hyperlink"/>
                <w:noProof/>
              </w:rPr>
              <w:t>8.12</w:t>
            </w:r>
            <w:r w:rsidR="004249C1">
              <w:rPr>
                <w:rFonts w:asciiTheme="minorHAnsi" w:hAnsiTheme="minorHAnsi"/>
                <w:noProof/>
                <w:kern w:val="0"/>
                <w:lang w:eastAsia="en-US"/>
              </w:rPr>
              <w:tab/>
            </w:r>
            <w:r w:rsidR="004249C1" w:rsidRPr="00B85688">
              <w:rPr>
                <w:rStyle w:val="Hyperlink"/>
                <w:noProof/>
              </w:rPr>
              <w:t>Initial Operation Tests, Ground Return Operation, Reversed Power Direction, Joint Power Control</w:t>
            </w:r>
            <w:r w:rsidR="004249C1">
              <w:rPr>
                <w:noProof/>
                <w:webHidden/>
              </w:rPr>
              <w:tab/>
            </w:r>
            <w:r w:rsidR="004249C1">
              <w:rPr>
                <w:noProof/>
                <w:webHidden/>
              </w:rPr>
              <w:fldChar w:fldCharType="begin"/>
            </w:r>
            <w:r w:rsidR="004249C1">
              <w:rPr>
                <w:noProof/>
                <w:webHidden/>
              </w:rPr>
              <w:instrText xml:space="preserve"> PAGEREF _Toc64446133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6E6B48C9" w14:textId="1FF07A4C" w:rsidR="004249C1" w:rsidRDefault="003F7299">
          <w:pPr>
            <w:pStyle w:val="TOC1"/>
            <w:tabs>
              <w:tab w:val="left" w:pos="660"/>
              <w:tab w:val="right" w:leader="dot" w:pos="9736"/>
            </w:tabs>
            <w:rPr>
              <w:rFonts w:asciiTheme="minorHAnsi" w:hAnsiTheme="minorHAnsi"/>
              <w:noProof/>
              <w:kern w:val="0"/>
              <w:lang w:eastAsia="en-US"/>
            </w:rPr>
          </w:pPr>
          <w:hyperlink w:anchor="_Toc64446134" w:history="1">
            <w:r w:rsidR="004249C1" w:rsidRPr="00B85688">
              <w:rPr>
                <w:rStyle w:val="Hyperlink"/>
                <w:noProof/>
              </w:rPr>
              <w:t>8.13</w:t>
            </w:r>
            <w:r w:rsidR="004249C1">
              <w:rPr>
                <w:rFonts w:asciiTheme="minorHAnsi" w:hAnsiTheme="minorHAnsi"/>
                <w:noProof/>
                <w:kern w:val="0"/>
                <w:lang w:eastAsia="en-US"/>
              </w:rPr>
              <w:tab/>
            </w:r>
            <w:r w:rsidR="004249C1" w:rsidRPr="00B85688">
              <w:rPr>
                <w:rStyle w:val="Hyperlink"/>
                <w:noProof/>
              </w:rPr>
              <w:t>Initial Operation Tests, Ground Return Operation, Reversed Power Direction, Joint Power Control, Ground return</w:t>
            </w:r>
            <w:r w:rsidR="004249C1">
              <w:rPr>
                <w:noProof/>
                <w:webHidden/>
              </w:rPr>
              <w:tab/>
            </w:r>
            <w:r w:rsidR="004249C1">
              <w:rPr>
                <w:noProof/>
                <w:webHidden/>
              </w:rPr>
              <w:fldChar w:fldCharType="begin"/>
            </w:r>
            <w:r w:rsidR="004249C1">
              <w:rPr>
                <w:noProof/>
                <w:webHidden/>
              </w:rPr>
              <w:instrText xml:space="preserve"> PAGEREF _Toc64446134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24D43B76" w14:textId="59100916" w:rsidR="004249C1" w:rsidRDefault="003F7299">
          <w:pPr>
            <w:pStyle w:val="TOC1"/>
            <w:tabs>
              <w:tab w:val="left" w:pos="660"/>
              <w:tab w:val="right" w:leader="dot" w:pos="9736"/>
            </w:tabs>
            <w:rPr>
              <w:rFonts w:asciiTheme="minorHAnsi" w:hAnsiTheme="minorHAnsi"/>
              <w:noProof/>
              <w:kern w:val="0"/>
              <w:lang w:eastAsia="en-US"/>
            </w:rPr>
          </w:pPr>
          <w:hyperlink w:anchor="_Toc64446135" w:history="1">
            <w:r w:rsidR="004249C1" w:rsidRPr="00B85688">
              <w:rPr>
                <w:rStyle w:val="Hyperlink"/>
                <w:noProof/>
              </w:rPr>
              <w:t>8.14</w:t>
            </w:r>
            <w:r w:rsidR="004249C1">
              <w:rPr>
                <w:rFonts w:asciiTheme="minorHAnsi" w:hAnsiTheme="minorHAnsi"/>
                <w:noProof/>
                <w:kern w:val="0"/>
                <w:lang w:eastAsia="en-US"/>
              </w:rPr>
              <w:tab/>
            </w:r>
            <w:r w:rsidR="004249C1" w:rsidRPr="00B85688">
              <w:rPr>
                <w:rStyle w:val="Hyperlink"/>
                <w:noProof/>
              </w:rPr>
              <w:t>Disturbances, Joint Power Control, Ground return</w:t>
            </w:r>
            <w:r w:rsidR="004249C1">
              <w:rPr>
                <w:noProof/>
                <w:webHidden/>
              </w:rPr>
              <w:tab/>
            </w:r>
            <w:r w:rsidR="004249C1">
              <w:rPr>
                <w:noProof/>
                <w:webHidden/>
              </w:rPr>
              <w:fldChar w:fldCharType="begin"/>
            </w:r>
            <w:r w:rsidR="004249C1">
              <w:rPr>
                <w:noProof/>
                <w:webHidden/>
              </w:rPr>
              <w:instrText xml:space="preserve"> PAGEREF _Toc64446135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7CF9DBD4" w14:textId="59354DC9" w:rsidR="004249C1" w:rsidRDefault="003F7299">
          <w:pPr>
            <w:pStyle w:val="TOC1"/>
            <w:tabs>
              <w:tab w:val="left" w:pos="660"/>
              <w:tab w:val="right" w:leader="dot" w:pos="9736"/>
            </w:tabs>
            <w:rPr>
              <w:rFonts w:asciiTheme="minorHAnsi" w:hAnsiTheme="minorHAnsi"/>
              <w:noProof/>
              <w:kern w:val="0"/>
              <w:lang w:eastAsia="en-US"/>
            </w:rPr>
          </w:pPr>
          <w:hyperlink w:anchor="_Toc64446136" w:history="1">
            <w:r w:rsidR="004249C1" w:rsidRPr="00B85688">
              <w:rPr>
                <w:rStyle w:val="Hyperlink"/>
                <w:noProof/>
              </w:rPr>
              <w:t>8.15</w:t>
            </w:r>
            <w:r w:rsidR="004249C1">
              <w:rPr>
                <w:rFonts w:asciiTheme="minorHAnsi" w:hAnsiTheme="minorHAnsi"/>
                <w:noProof/>
                <w:kern w:val="0"/>
                <w:lang w:eastAsia="en-US"/>
              </w:rPr>
              <w:tab/>
            </w:r>
            <w:r w:rsidR="004249C1" w:rsidRPr="00B85688">
              <w:rPr>
                <w:rStyle w:val="Hyperlink"/>
                <w:noProof/>
              </w:rPr>
              <w:t>Control Pulse Loss Failure, Reversed Power Direction, Joint Power Control</w:t>
            </w:r>
            <w:r w:rsidR="004249C1">
              <w:rPr>
                <w:noProof/>
                <w:webHidden/>
              </w:rPr>
              <w:tab/>
            </w:r>
            <w:r w:rsidR="004249C1">
              <w:rPr>
                <w:noProof/>
                <w:webHidden/>
              </w:rPr>
              <w:fldChar w:fldCharType="begin"/>
            </w:r>
            <w:r w:rsidR="004249C1">
              <w:rPr>
                <w:noProof/>
                <w:webHidden/>
              </w:rPr>
              <w:instrText xml:space="preserve"> PAGEREF _Toc64446136 \h </w:instrText>
            </w:r>
            <w:r w:rsidR="004249C1">
              <w:rPr>
                <w:noProof/>
                <w:webHidden/>
              </w:rPr>
            </w:r>
            <w:r w:rsidR="004249C1">
              <w:rPr>
                <w:noProof/>
                <w:webHidden/>
              </w:rPr>
              <w:fldChar w:fldCharType="separate"/>
            </w:r>
            <w:r w:rsidR="004249C1">
              <w:rPr>
                <w:noProof/>
                <w:webHidden/>
              </w:rPr>
              <w:t>10</w:t>
            </w:r>
            <w:r w:rsidR="004249C1">
              <w:rPr>
                <w:noProof/>
                <w:webHidden/>
              </w:rPr>
              <w:fldChar w:fldCharType="end"/>
            </w:r>
          </w:hyperlink>
        </w:p>
        <w:p w14:paraId="41BCE7D0" w14:textId="0E1570CA" w:rsidR="006016AE" w:rsidRDefault="006016AE" w:rsidP="006016AE">
          <w:r>
            <w:rPr>
              <w:b/>
              <w:bCs/>
              <w:noProof/>
            </w:rPr>
            <w:fldChar w:fldCharType="end"/>
          </w:r>
        </w:p>
      </w:sdtContent>
    </w:sdt>
    <w:p w14:paraId="6EA07D81" w14:textId="13E8F037" w:rsidR="006016AE" w:rsidRPr="001D74A6" w:rsidRDefault="006016AE" w:rsidP="001D74A6">
      <w:pPr>
        <w:spacing w:line="360" w:lineRule="auto"/>
        <w:rPr>
          <w:rFonts w:eastAsia="SimSun" w:cs="Times New Roman"/>
          <w:b/>
          <w:sz w:val="24"/>
          <w:szCs w:val="24"/>
        </w:rPr>
      </w:pPr>
      <w:r w:rsidRPr="002D0B26">
        <w:rPr>
          <w:rFonts w:eastAsia="SimSun" w:cs="Times New Roman"/>
          <w:b/>
          <w:sz w:val="24"/>
          <w:szCs w:val="24"/>
        </w:rPr>
        <w:br w:type="page"/>
      </w:r>
      <w:bookmarkStart w:id="4" w:name="_Toc34410506"/>
      <w:bookmarkStart w:id="5" w:name="_Toc34411277"/>
      <w:bookmarkStart w:id="6" w:name="_Toc34414765"/>
      <w:bookmarkStart w:id="7" w:name="_Toc34415139"/>
      <w:bookmarkStart w:id="8" w:name="_Toc34415837"/>
      <w:bookmarkStart w:id="9" w:name="_Toc34418799"/>
      <w:bookmarkStart w:id="10" w:name="_References"/>
      <w:bookmarkEnd w:id="4"/>
      <w:bookmarkEnd w:id="5"/>
      <w:bookmarkEnd w:id="6"/>
      <w:bookmarkEnd w:id="7"/>
      <w:bookmarkEnd w:id="8"/>
      <w:bookmarkEnd w:id="9"/>
      <w:bookmarkEnd w:id="10"/>
      <w:r>
        <w:rPr>
          <w:rFonts w:eastAsia="SimSun" w:cs="Times New Roman"/>
          <w:szCs w:val="24"/>
        </w:rPr>
        <w:lastRenderedPageBreak/>
        <w:t>References</w:t>
      </w:r>
    </w:p>
    <w:p w14:paraId="6574D783" w14:textId="0E6B99DA" w:rsidR="006A469C" w:rsidRPr="00E54158" w:rsidRDefault="006A469C" w:rsidP="00E54158">
      <w:pPr>
        <w:pStyle w:val="ListParagraph"/>
        <w:numPr>
          <w:ilvl w:val="0"/>
          <w:numId w:val="5"/>
        </w:numPr>
        <w:spacing w:line="360" w:lineRule="auto"/>
        <w:rPr>
          <w:rFonts w:eastAsia="SimSun" w:cs="Times New Roman"/>
        </w:rPr>
      </w:pPr>
      <w:bookmarkStart w:id="11" w:name="_Hlk39418396"/>
      <w:r w:rsidRPr="006A469C">
        <w:rPr>
          <w:rFonts w:eastAsia="SimSun" w:cs="Times New Roman"/>
        </w:rPr>
        <w:t>Matiari-Lahore ±660kV HVDC Transmission Project Commissioning Tests-Monopole L</w:t>
      </w:r>
      <w:r w:rsidR="00091CBE">
        <w:rPr>
          <w:rFonts w:eastAsia="SimSun" w:cs="Times New Roman"/>
        </w:rPr>
        <w:t>ow Power System Tests Program V4.0</w:t>
      </w:r>
      <w:r w:rsidRPr="006A469C">
        <w:rPr>
          <w:rFonts w:eastAsia="SimSun" w:cs="Times New Roman"/>
        </w:rPr>
        <w:t>-updated 2</w:t>
      </w:r>
      <w:r w:rsidR="00091CBE">
        <w:rPr>
          <w:rFonts w:eastAsia="SimSun" w:cs="Times New Roman"/>
        </w:rPr>
        <w:t>9-0</w:t>
      </w:r>
      <w:r w:rsidRPr="006A469C">
        <w:rPr>
          <w:rFonts w:eastAsia="SimSun" w:cs="Times New Roman"/>
        </w:rPr>
        <w:t>1-2020</w:t>
      </w:r>
    </w:p>
    <w:p w14:paraId="59B25238" w14:textId="1FDAEA67" w:rsidR="006016AE" w:rsidRPr="00102615" w:rsidRDefault="006016AE" w:rsidP="0026221D">
      <w:pPr>
        <w:pStyle w:val="ListParagraph"/>
        <w:numPr>
          <w:ilvl w:val="0"/>
          <w:numId w:val="5"/>
        </w:numPr>
        <w:spacing w:line="360" w:lineRule="auto"/>
        <w:rPr>
          <w:rFonts w:eastAsia="SimSun" w:cs="Times New Roman"/>
        </w:rPr>
      </w:pPr>
      <w:bookmarkStart w:id="12" w:name="_Ref38965764"/>
      <w:r w:rsidRPr="00102615">
        <w:rPr>
          <w:rFonts w:eastAsia="SimSun" w:cs="Times New Roman"/>
        </w:rPr>
        <w:t xml:space="preserve">Lahore Converter station SLD document number </w:t>
      </w:r>
      <w:bookmarkEnd w:id="12"/>
      <w:r w:rsidR="000455AA">
        <w:rPr>
          <w:rFonts w:eastAsia="SimSun" w:cs="Times New Roman"/>
        </w:rPr>
        <w:t>DCL00, dated: 17-08-2020, Rev-00.</w:t>
      </w:r>
      <w:r w:rsidR="00FC7007" w:rsidRPr="00102615">
        <w:rPr>
          <w:rFonts w:eastAsia="SimSun" w:cs="Times New Roman"/>
        </w:rPr>
        <w:t xml:space="preserve"> </w:t>
      </w:r>
    </w:p>
    <w:bookmarkEnd w:id="11"/>
    <w:p w14:paraId="772DEC9F" w14:textId="79C22936" w:rsidR="005F223C" w:rsidRPr="005F223C" w:rsidRDefault="00102615" w:rsidP="005F223C">
      <w:pPr>
        <w:pStyle w:val="ListParagraph"/>
        <w:numPr>
          <w:ilvl w:val="0"/>
          <w:numId w:val="5"/>
        </w:numPr>
        <w:spacing w:line="360" w:lineRule="auto"/>
        <w:rPr>
          <w:rFonts w:eastAsia="SimSun" w:cs="Times New Roman"/>
        </w:rPr>
      </w:pPr>
      <w:r w:rsidRPr="00102615">
        <w:rPr>
          <w:rFonts w:eastAsia="SimSun" w:cs="Times New Roman"/>
        </w:rPr>
        <w:t xml:space="preserve">Matiari Converter station SLD document number </w:t>
      </w:r>
      <w:r w:rsidR="001D74A6">
        <w:rPr>
          <w:rFonts w:eastAsia="SimSun" w:cs="Times New Roman"/>
        </w:rPr>
        <w:t>DCM01, dated: 13-10-2020, Rev-01</w:t>
      </w:r>
      <w:r w:rsidR="005F223C">
        <w:rPr>
          <w:rFonts w:eastAsia="SimSun" w:cs="Times New Roman"/>
        </w:rPr>
        <w:t>.</w:t>
      </w:r>
    </w:p>
    <w:p w14:paraId="055273AF" w14:textId="0B418408" w:rsidR="006016AE" w:rsidRDefault="00AA1F61" w:rsidP="0026221D">
      <w:pPr>
        <w:pStyle w:val="Heading1"/>
        <w:numPr>
          <w:ilvl w:val="0"/>
          <w:numId w:val="3"/>
        </w:numPr>
        <w:rPr>
          <w:rFonts w:eastAsia="SimSun" w:cs="Times New Roman"/>
          <w:color w:val="auto"/>
          <w:szCs w:val="24"/>
        </w:rPr>
      </w:pPr>
      <w:bookmarkStart w:id="13" w:name="_Toc34410509"/>
      <w:bookmarkStart w:id="14" w:name="_Toc34411280"/>
      <w:bookmarkStart w:id="15" w:name="_Toc34414789"/>
      <w:bookmarkStart w:id="16" w:name="_Toc34415163"/>
      <w:bookmarkStart w:id="17" w:name="_Toc34415861"/>
      <w:bookmarkStart w:id="18" w:name="_Toc34418802"/>
      <w:bookmarkStart w:id="19" w:name="_Toc64446113"/>
      <w:bookmarkEnd w:id="13"/>
      <w:bookmarkEnd w:id="14"/>
      <w:bookmarkEnd w:id="15"/>
      <w:bookmarkEnd w:id="16"/>
      <w:bookmarkEnd w:id="17"/>
      <w:bookmarkEnd w:id="18"/>
      <w:r>
        <w:rPr>
          <w:rFonts w:eastAsia="SimSun" w:cs="Times New Roman"/>
          <w:color w:val="auto"/>
          <w:szCs w:val="24"/>
        </w:rPr>
        <w:t xml:space="preserve">General </w:t>
      </w:r>
      <w:r w:rsidR="00102615">
        <w:rPr>
          <w:rFonts w:eastAsia="SimSun" w:cs="Times New Roman"/>
          <w:color w:val="auto"/>
          <w:szCs w:val="24"/>
        </w:rPr>
        <w:t>Conditions</w:t>
      </w:r>
      <w:bookmarkEnd w:id="19"/>
    </w:p>
    <w:p w14:paraId="180CF385" w14:textId="3DAEF62E" w:rsidR="006016AE" w:rsidRPr="001336DF" w:rsidRDefault="006016AE" w:rsidP="00D03AC9">
      <w:pPr>
        <w:pStyle w:val="ListParagraph"/>
        <w:numPr>
          <w:ilvl w:val="1"/>
          <w:numId w:val="4"/>
        </w:numPr>
        <w:spacing w:line="276" w:lineRule="auto"/>
        <w:ind w:left="900" w:hanging="900"/>
        <w:rPr>
          <w:rFonts w:eastAsia="SimSun" w:cs="Times New Roman"/>
        </w:rPr>
      </w:pPr>
      <w:r w:rsidRPr="00EE7C82">
        <w:rPr>
          <w:rFonts w:eastAsia="SimSun" w:cs="Times New Roman"/>
        </w:rPr>
        <w:t>This dispatch procedure is issued for operational co-ordination during “Commissioning</w:t>
      </w:r>
      <w:r w:rsidRPr="00EE7C82">
        <w:rPr>
          <w:rFonts w:eastAsia="SimSun" w:cs="Times New Roman"/>
          <w:iCs/>
        </w:rPr>
        <w:t xml:space="preserve"> Tests Plan” of the HV</w:t>
      </w:r>
      <w:r w:rsidR="00ED1C01">
        <w:rPr>
          <w:rFonts w:eastAsia="SimSun" w:cs="Times New Roman"/>
          <w:iCs/>
        </w:rPr>
        <w:t>D</w:t>
      </w:r>
      <w:r w:rsidRPr="00EE7C82">
        <w:rPr>
          <w:rFonts w:eastAsia="SimSun" w:cs="Times New Roman"/>
          <w:iCs/>
        </w:rPr>
        <w:t xml:space="preserve">C System/switchyard at </w:t>
      </w:r>
      <w:r w:rsidR="00ED1C01">
        <w:rPr>
          <w:rFonts w:eastAsia="SimSun" w:cs="Times New Roman"/>
          <w:iCs/>
        </w:rPr>
        <w:t>both Matiari/</w:t>
      </w:r>
      <w:r>
        <w:rPr>
          <w:rFonts w:eastAsia="SimSun" w:cs="Times New Roman"/>
          <w:iCs/>
        </w:rPr>
        <w:t>Lahore</w:t>
      </w:r>
      <w:r w:rsidRPr="00EE7C82">
        <w:rPr>
          <w:rFonts w:eastAsia="SimSun" w:cs="Times New Roman"/>
          <w:iCs/>
        </w:rPr>
        <w:t xml:space="preserve"> </w:t>
      </w:r>
      <w:r>
        <w:rPr>
          <w:rFonts w:eastAsia="SimSun" w:cs="Times New Roman"/>
          <w:iCs/>
        </w:rPr>
        <w:t>C</w:t>
      </w:r>
      <w:r w:rsidRPr="00EE7C82">
        <w:rPr>
          <w:rFonts w:eastAsia="SimSun" w:cs="Times New Roman"/>
          <w:iCs/>
        </w:rPr>
        <w:t xml:space="preserve">onverter stations of ±660kV HVDC Matiari –Lahore project as per reference information provided by Pakistan Matiari Lahore Transmission Company (PMLTC) through </w:t>
      </w:r>
      <w:r w:rsidRPr="00E54158">
        <w:rPr>
          <w:rFonts w:eastAsia="SimSun" w:cs="Times New Roman"/>
          <w:iCs/>
        </w:rPr>
        <w:t xml:space="preserve">CE </w:t>
      </w:r>
      <w:r w:rsidR="006A469C" w:rsidRPr="00E54158">
        <w:rPr>
          <w:rFonts w:eastAsia="SimSun" w:cs="Times New Roman"/>
          <w:iCs/>
        </w:rPr>
        <w:t>HVDC</w:t>
      </w:r>
      <w:r w:rsidR="006A469C">
        <w:rPr>
          <w:rFonts w:eastAsia="SimSun" w:cs="Times New Roman"/>
          <w:iCs/>
        </w:rPr>
        <w:t xml:space="preserve"> [1]</w:t>
      </w:r>
      <w:r w:rsidRPr="00E54158">
        <w:rPr>
          <w:rFonts w:eastAsia="SimSun" w:cs="Times New Roman"/>
          <w:iCs/>
        </w:rPr>
        <w:t>.</w:t>
      </w:r>
    </w:p>
    <w:p w14:paraId="43E6F17C" w14:textId="15836C35" w:rsidR="006016AE" w:rsidRDefault="006016AE" w:rsidP="00D03AC9">
      <w:pPr>
        <w:pStyle w:val="ListParagraph"/>
        <w:numPr>
          <w:ilvl w:val="1"/>
          <w:numId w:val="4"/>
        </w:numPr>
        <w:spacing w:line="276" w:lineRule="auto"/>
        <w:ind w:left="900" w:hanging="900"/>
        <w:rPr>
          <w:rFonts w:eastAsia="SimSun" w:cs="Times New Roman"/>
        </w:rPr>
      </w:pPr>
      <w:r w:rsidRPr="00EF3CDF">
        <w:rPr>
          <w:rFonts w:eastAsia="SimSun" w:cs="Times New Roman"/>
        </w:rPr>
        <w:t xml:space="preserve">Scope of this dispatch procedure includes first-time energization/testing/the commissioning of </w:t>
      </w:r>
      <w:r w:rsidR="00ED1C01">
        <w:rPr>
          <w:rFonts w:eastAsia="SimSun" w:cs="Times New Roman"/>
        </w:rPr>
        <w:t>DC system in the HVDC</w:t>
      </w:r>
      <w:r w:rsidRPr="00EF3CDF">
        <w:rPr>
          <w:rFonts w:eastAsia="SimSun" w:cs="Times New Roman"/>
        </w:rPr>
        <w:t xml:space="preserve"> switchyard at </w:t>
      </w:r>
      <w:r w:rsidRPr="00EF3CDF">
        <w:rPr>
          <w:rFonts w:eastAsia="SimSun" w:cs="Times New Roman"/>
          <w:iCs/>
        </w:rPr>
        <w:t>±660kV</w:t>
      </w:r>
      <w:r w:rsidRPr="00EF3CDF">
        <w:rPr>
          <w:rFonts w:eastAsia="SimSun" w:cs="Times New Roman"/>
        </w:rPr>
        <w:t xml:space="preserve"> </w:t>
      </w:r>
      <w:r w:rsidR="002560CD">
        <w:rPr>
          <w:rFonts w:eastAsia="SimSun" w:cs="Times New Roman"/>
        </w:rPr>
        <w:t xml:space="preserve">Matiari and </w:t>
      </w:r>
      <w:r>
        <w:rPr>
          <w:rFonts w:eastAsia="SimSun" w:cs="Times New Roman"/>
        </w:rPr>
        <w:t>Lahore</w:t>
      </w:r>
      <w:r w:rsidRPr="00EF3CDF">
        <w:rPr>
          <w:rFonts w:eastAsia="SimSun" w:cs="Times New Roman"/>
        </w:rPr>
        <w:t xml:space="preserve"> </w:t>
      </w:r>
      <w:r>
        <w:rPr>
          <w:rFonts w:eastAsia="SimSun" w:cs="Times New Roman"/>
        </w:rPr>
        <w:t>Convert</w:t>
      </w:r>
      <w:r w:rsidR="00177A0A">
        <w:rPr>
          <w:rFonts w:eastAsia="SimSun" w:cs="Times New Roman"/>
        </w:rPr>
        <w:t>e</w:t>
      </w:r>
      <w:r>
        <w:rPr>
          <w:rFonts w:eastAsia="SimSun" w:cs="Times New Roman"/>
        </w:rPr>
        <w:t>r</w:t>
      </w:r>
      <w:r w:rsidRPr="00EF3CDF">
        <w:rPr>
          <w:rFonts w:eastAsia="SimSun" w:cs="Times New Roman"/>
        </w:rPr>
        <w:t xml:space="preserve"> station.</w:t>
      </w:r>
      <w:bookmarkStart w:id="20" w:name="OLE_LINK3"/>
    </w:p>
    <w:p w14:paraId="0DCAF66B" w14:textId="2682C3BC" w:rsidR="006016AE" w:rsidRPr="009D5FE7" w:rsidRDefault="006016AE" w:rsidP="00D03AC9">
      <w:pPr>
        <w:pStyle w:val="ListParagraph"/>
        <w:numPr>
          <w:ilvl w:val="1"/>
          <w:numId w:val="4"/>
        </w:numPr>
        <w:spacing w:line="276" w:lineRule="auto"/>
        <w:ind w:left="900" w:hanging="900"/>
        <w:rPr>
          <w:rFonts w:eastAsia="SimSun" w:cs="Times New Roman"/>
        </w:rPr>
      </w:pPr>
      <w:r>
        <w:rPr>
          <w:rFonts w:eastAsia="SimSun" w:cs="Times New Roman"/>
        </w:rPr>
        <w:t xml:space="preserve">The authorized representatives from PMLTC and </w:t>
      </w:r>
      <w:r w:rsidRPr="00ED156C">
        <w:rPr>
          <w:rFonts w:eastAsia="SimSun" w:cs="Times New Roman"/>
        </w:rPr>
        <w:t>NPCC</w:t>
      </w:r>
      <w:r w:rsidR="00FE36B6" w:rsidRPr="00ED156C">
        <w:rPr>
          <w:rFonts w:eastAsia="SimSun" w:cs="Times New Roman"/>
        </w:rPr>
        <w:t xml:space="preserve"> (</w:t>
      </w:r>
      <w:r w:rsidR="00FE36B6" w:rsidRPr="00ED156C">
        <w:t>list of despatche</w:t>
      </w:r>
      <w:r w:rsidR="00102615">
        <w:t xml:space="preserve">r on duty and key personnel </w:t>
      </w:r>
      <w:r w:rsidR="00FC7007" w:rsidRPr="00ED156C">
        <w:t>to</w:t>
      </w:r>
      <w:r w:rsidR="00FE36B6" w:rsidRPr="00ED156C">
        <w:t xml:space="preserve"> be provided later) </w:t>
      </w:r>
      <w:r w:rsidRPr="00ED156C">
        <w:t>shall</w:t>
      </w:r>
      <w:r>
        <w:t xml:space="preserve"> confirm in writing the revision number of the Commissioning Test </w:t>
      </w:r>
      <w:r w:rsidR="009D5FE7">
        <w:t>Plans</w:t>
      </w:r>
      <w:r w:rsidR="009D5FE7">
        <w:rPr>
          <w:rFonts w:eastAsia="SimSun" w:cs="Times New Roman"/>
          <w:iCs/>
        </w:rPr>
        <w:t xml:space="preserve"> [</w:t>
      </w:r>
      <w:r w:rsidR="006A469C">
        <w:rPr>
          <w:rFonts w:eastAsia="SimSun" w:cs="Times New Roman"/>
          <w:iCs/>
        </w:rPr>
        <w:t>1</w:t>
      </w:r>
      <w:r w:rsidR="009D5FE7">
        <w:rPr>
          <w:rFonts w:eastAsia="SimSun" w:cs="Times New Roman"/>
          <w:iCs/>
        </w:rPr>
        <w:t>]</w:t>
      </w:r>
      <w:r w:rsidR="009D5FE7">
        <w:t xml:space="preserve"> to</w:t>
      </w:r>
      <w:r>
        <w:t xml:space="preserve"> be followed throughout the testing prior to start of testing. Any changes made to the test plan once testing has started shall be noted and approved in writing by both the </w:t>
      </w:r>
      <w:r>
        <w:rPr>
          <w:rFonts w:eastAsia="SimSun" w:cs="Times New Roman"/>
        </w:rPr>
        <w:t>authorized representatives from PMLTC and NPCC</w:t>
      </w:r>
      <w:r>
        <w:t>.</w:t>
      </w:r>
    </w:p>
    <w:p w14:paraId="3004905E" w14:textId="3A571306" w:rsidR="009D5FE7" w:rsidRPr="009D36B0" w:rsidRDefault="009D5FE7" w:rsidP="00D03AC9">
      <w:pPr>
        <w:pStyle w:val="ListParagraph"/>
        <w:numPr>
          <w:ilvl w:val="1"/>
          <w:numId w:val="4"/>
        </w:numPr>
        <w:spacing w:line="276" w:lineRule="auto"/>
        <w:ind w:left="900" w:hanging="900"/>
        <w:rPr>
          <w:rFonts w:eastAsia="SimSun" w:cs="Times New Roman"/>
        </w:rPr>
      </w:pPr>
      <w:r w:rsidRPr="009D36B0">
        <w:t xml:space="preserve">The authorized </w:t>
      </w:r>
      <w:r w:rsidR="009D36B0" w:rsidRPr="009D36B0">
        <w:t xml:space="preserve">personnel </w:t>
      </w:r>
      <w:r w:rsidR="00C138C0">
        <w:t xml:space="preserve">(2 personnel) </w:t>
      </w:r>
      <w:r w:rsidR="009D36B0" w:rsidRPr="009D36B0">
        <w:t>as identified by PMLTC shall remain at NPCC during whole DC commissioning period.</w:t>
      </w:r>
    </w:p>
    <w:p w14:paraId="2AB0800F" w14:textId="7A844817" w:rsidR="00102615" w:rsidRDefault="00102615" w:rsidP="00102615">
      <w:pPr>
        <w:pStyle w:val="ListParagraph"/>
        <w:numPr>
          <w:ilvl w:val="1"/>
          <w:numId w:val="4"/>
        </w:numPr>
        <w:spacing w:line="276" w:lineRule="auto"/>
        <w:ind w:left="900" w:hanging="900"/>
        <w:rPr>
          <w:rFonts w:eastAsia="SimSun" w:cs="Times New Roman"/>
        </w:rPr>
      </w:pPr>
      <w:r w:rsidRPr="00ED156C">
        <w:rPr>
          <w:rFonts w:eastAsia="SimSun" w:cs="Times New Roman"/>
        </w:rPr>
        <w:t xml:space="preserve">PMLTC shall provide the 24/7 duty roster along with names/designation of authorized operational staff of </w:t>
      </w:r>
      <w:r>
        <w:rPr>
          <w:rFonts w:eastAsia="SimSun" w:cs="Times New Roman"/>
        </w:rPr>
        <w:t xml:space="preserve">Matiari and </w:t>
      </w:r>
      <w:r w:rsidR="008E2507">
        <w:rPr>
          <w:rFonts w:eastAsia="SimSun" w:cs="Times New Roman"/>
        </w:rPr>
        <w:t>Lahore converte</w:t>
      </w:r>
      <w:r w:rsidRPr="00ED156C">
        <w:rPr>
          <w:rFonts w:eastAsia="SimSun" w:cs="Times New Roman"/>
        </w:rPr>
        <w:t>r station to NPCC.</w:t>
      </w:r>
    </w:p>
    <w:p w14:paraId="502D85CE" w14:textId="6A01F592" w:rsidR="00102615" w:rsidRPr="00ED156C" w:rsidRDefault="00102615" w:rsidP="00102615">
      <w:pPr>
        <w:pStyle w:val="ListParagraph"/>
        <w:numPr>
          <w:ilvl w:val="1"/>
          <w:numId w:val="4"/>
        </w:numPr>
        <w:spacing w:line="276" w:lineRule="auto"/>
        <w:ind w:left="900" w:hanging="900"/>
        <w:rPr>
          <w:rFonts w:eastAsia="SimSun" w:cs="Times New Roman"/>
        </w:rPr>
      </w:pPr>
      <w:r w:rsidRPr="00ED156C">
        <w:rPr>
          <w:rFonts w:eastAsia="SimSun" w:cs="Times New Roman"/>
        </w:rPr>
        <w:t>It shall be the responsibility of PMLTC and Test Director to establish desired safe communications</w:t>
      </w:r>
      <w:r w:rsidR="00E45029">
        <w:rPr>
          <w:rFonts w:eastAsia="SimSun" w:cs="Times New Roman"/>
        </w:rPr>
        <w:t xml:space="preserve"> during entire commissioning period</w:t>
      </w:r>
      <w:r w:rsidRPr="00ED156C">
        <w:rPr>
          <w:rFonts w:eastAsia="SimSun" w:cs="Times New Roman"/>
        </w:rPr>
        <w:t xml:space="preserve"> with the authorized control room operators at </w:t>
      </w:r>
      <w:r w:rsidR="00AA1F61">
        <w:rPr>
          <w:rFonts w:eastAsia="SimSun" w:cs="Times New Roman"/>
        </w:rPr>
        <w:t>Matiari-</w:t>
      </w:r>
      <w:r w:rsidR="008E2507">
        <w:rPr>
          <w:rFonts w:eastAsia="SimSun" w:cs="Times New Roman"/>
        </w:rPr>
        <w:t>Lahore Converte</w:t>
      </w:r>
      <w:r w:rsidRPr="00ED156C">
        <w:rPr>
          <w:rFonts w:eastAsia="SimSun" w:cs="Times New Roman"/>
        </w:rPr>
        <w:t>r station regardi</w:t>
      </w:r>
      <w:r w:rsidR="000455AA">
        <w:rPr>
          <w:rFonts w:eastAsia="SimSun" w:cs="Times New Roman"/>
        </w:rPr>
        <w:t>ng requirement of switching etc</w:t>
      </w:r>
      <w:r w:rsidRPr="00ED156C">
        <w:rPr>
          <w:rFonts w:eastAsia="SimSun" w:cs="Times New Roman"/>
        </w:rPr>
        <w:t>. for the scheduled test item.</w:t>
      </w:r>
    </w:p>
    <w:p w14:paraId="654F2CB2" w14:textId="77777777" w:rsidR="00C43F27" w:rsidRDefault="00102615" w:rsidP="00C43F27">
      <w:pPr>
        <w:pStyle w:val="ListParagraph"/>
        <w:numPr>
          <w:ilvl w:val="1"/>
          <w:numId w:val="4"/>
        </w:numPr>
        <w:spacing w:line="276" w:lineRule="auto"/>
        <w:ind w:left="900" w:hanging="900"/>
        <w:rPr>
          <w:rFonts w:eastAsia="SimSun" w:cs="Times New Roman"/>
        </w:rPr>
      </w:pPr>
      <w:r w:rsidRPr="00ED156C">
        <w:rPr>
          <w:rFonts w:eastAsia="SimSun" w:cs="Times New Roman"/>
        </w:rPr>
        <w:t xml:space="preserve">The operator at </w:t>
      </w:r>
      <w:r>
        <w:rPr>
          <w:rFonts w:eastAsia="SimSun" w:cs="Times New Roman"/>
        </w:rPr>
        <w:t xml:space="preserve">Matiari and </w:t>
      </w:r>
      <w:r w:rsidRPr="00ED156C">
        <w:rPr>
          <w:rFonts w:eastAsia="SimSun" w:cs="Times New Roman"/>
        </w:rPr>
        <w:t>Lahore Converter Station shall be well conversant with the prudent practices and SOPs regarding compliance to the instructions of system operator (NPCC authorized dispatcher on duty).</w:t>
      </w:r>
    </w:p>
    <w:p w14:paraId="102D70A7" w14:textId="02B2ECEF" w:rsidR="00102615" w:rsidRPr="00C43F27" w:rsidRDefault="00102615" w:rsidP="00C43F27">
      <w:pPr>
        <w:pStyle w:val="ListParagraph"/>
        <w:numPr>
          <w:ilvl w:val="1"/>
          <w:numId w:val="4"/>
        </w:numPr>
        <w:spacing w:line="276" w:lineRule="auto"/>
        <w:ind w:left="900" w:hanging="900"/>
        <w:rPr>
          <w:rFonts w:eastAsia="SimSun" w:cs="Times New Roman"/>
        </w:rPr>
      </w:pPr>
      <w:r w:rsidRPr="00ED156C">
        <w:rPr>
          <w:rFonts w:eastAsia="SimSun" w:cs="Times New Roman"/>
        </w:rPr>
        <w:t xml:space="preserve">CET/PMLTC shall attach this dispatch </w:t>
      </w:r>
      <w:r w:rsidRPr="00102615">
        <w:rPr>
          <w:rFonts w:eastAsia="SimSun" w:cs="Times New Roman"/>
        </w:rPr>
        <w:t>procedure (</w:t>
      </w:r>
      <w:r w:rsidR="003C7BDE">
        <w:rPr>
          <w:sz w:val="24"/>
          <w:szCs w:val="24"/>
        </w:rPr>
        <w:t>150</w:t>
      </w:r>
      <w:r w:rsidR="002F31A8">
        <w:rPr>
          <w:sz w:val="24"/>
          <w:szCs w:val="24"/>
        </w:rPr>
        <w:t>22020</w:t>
      </w:r>
      <w:r w:rsidR="009D579D">
        <w:rPr>
          <w:sz w:val="24"/>
          <w:szCs w:val="24"/>
        </w:rPr>
        <w:t>-NPCC-DCDP V 1.7</w:t>
      </w:r>
      <w:bookmarkStart w:id="21" w:name="_GoBack"/>
      <w:bookmarkEnd w:id="21"/>
      <w:r w:rsidRPr="00C43F27">
        <w:rPr>
          <w:rFonts w:eastAsia="SimSun" w:cs="Times New Roman"/>
          <w:color w:val="000000"/>
          <w:kern w:val="0"/>
          <w:sz w:val="24"/>
          <w:szCs w:val="24"/>
          <w:lang w:eastAsia="en-US"/>
        </w:rPr>
        <w:t xml:space="preserve">), including its all annexures with commissioning test program. </w:t>
      </w:r>
    </w:p>
    <w:p w14:paraId="542B8C50" w14:textId="77777777" w:rsidR="00410981" w:rsidRPr="000206B0" w:rsidRDefault="00EE5A6D" w:rsidP="00410981">
      <w:pPr>
        <w:pStyle w:val="ListParagraph"/>
        <w:numPr>
          <w:ilvl w:val="1"/>
          <w:numId w:val="4"/>
        </w:numPr>
        <w:spacing w:line="276" w:lineRule="auto"/>
        <w:ind w:left="900" w:hanging="900"/>
        <w:rPr>
          <w:rFonts w:eastAsia="SimSun" w:cs="Times New Roman"/>
        </w:rPr>
      </w:pPr>
      <w:r w:rsidRPr="000206B0">
        <w:rPr>
          <w:rFonts w:eastAsia="SimSun" w:cs="Times New Roman"/>
        </w:rPr>
        <w:t>The commissioning director appointed by CET shall be responsible for coor</w:t>
      </w:r>
      <w:r w:rsidR="003E26A2" w:rsidRPr="000206B0">
        <w:rPr>
          <w:rFonts w:eastAsia="SimSun" w:cs="Times New Roman"/>
        </w:rPr>
        <w:t xml:space="preserve">dination and compliance of NPCC </w:t>
      </w:r>
      <w:r w:rsidR="00410981" w:rsidRPr="000206B0">
        <w:rPr>
          <w:rFonts w:eastAsia="SimSun" w:cs="Times New Roman"/>
        </w:rPr>
        <w:t>Instructions.</w:t>
      </w:r>
    </w:p>
    <w:p w14:paraId="42A86945" w14:textId="6B8E7BAD" w:rsidR="00EE5A6D" w:rsidRPr="000206B0" w:rsidRDefault="00EE5A6D" w:rsidP="00410981">
      <w:pPr>
        <w:pStyle w:val="ListParagraph"/>
        <w:numPr>
          <w:ilvl w:val="1"/>
          <w:numId w:val="4"/>
        </w:numPr>
        <w:spacing w:line="276" w:lineRule="auto"/>
        <w:ind w:left="900" w:hanging="900"/>
        <w:rPr>
          <w:rFonts w:eastAsia="SimSun" w:cs="Times New Roman"/>
        </w:rPr>
      </w:pPr>
      <w:r w:rsidRPr="000206B0">
        <w:rPr>
          <w:rFonts w:eastAsia="SimSun" w:cs="Times New Roman"/>
        </w:rPr>
        <w:t>The test director(s) shall re-submit final adjusted test plan three days in advance at 10:00 Hrs to NPCC along with Sequence of Operation (SOO) and re-confirm the next day test plan one day in advance at 10:00 Hrs every day.</w:t>
      </w:r>
    </w:p>
    <w:p w14:paraId="4D530247" w14:textId="7939223D" w:rsidR="00EE5A6D" w:rsidRDefault="00EE5A6D" w:rsidP="00EE5A6D">
      <w:pPr>
        <w:pStyle w:val="ListParagraph"/>
        <w:numPr>
          <w:ilvl w:val="1"/>
          <w:numId w:val="4"/>
        </w:numPr>
        <w:spacing w:line="276" w:lineRule="auto"/>
        <w:ind w:left="900" w:hanging="900"/>
        <w:rPr>
          <w:rFonts w:eastAsia="SimSun" w:cs="Times New Roman"/>
        </w:rPr>
      </w:pPr>
      <w:r w:rsidRPr="00055083">
        <w:rPr>
          <w:rFonts w:eastAsia="SimSun" w:cs="Times New Roman"/>
        </w:rPr>
        <w:t xml:space="preserve">The test schedule (time and date) of each test item </w:t>
      </w:r>
      <w:r w:rsidRPr="000D2A04">
        <w:rPr>
          <w:rFonts w:eastAsia="SimSun" w:cs="Times New Roman"/>
        </w:rPr>
        <w:t>of th</w:t>
      </w:r>
      <w:r w:rsidR="00E40C4D" w:rsidRPr="000D2A04">
        <w:rPr>
          <w:rFonts w:eastAsia="SimSun" w:cs="Times New Roman"/>
        </w:rPr>
        <w:t>e D</w:t>
      </w:r>
      <w:r w:rsidRPr="000D2A04">
        <w:rPr>
          <w:rFonts w:eastAsia="SimSun" w:cs="Times New Roman"/>
        </w:rPr>
        <w:t>C station</w:t>
      </w:r>
      <w:r w:rsidRPr="00055083">
        <w:rPr>
          <w:rFonts w:eastAsia="SimSun" w:cs="Times New Roman"/>
        </w:rPr>
        <w:t xml:space="preserve"> system/switchyard of the Lahore </w:t>
      </w:r>
      <w:r w:rsidR="00E40C4D">
        <w:rPr>
          <w:rFonts w:eastAsia="SimSun" w:cs="Times New Roman"/>
        </w:rPr>
        <w:lastRenderedPageBreak/>
        <w:t>and Matiari Converte</w:t>
      </w:r>
      <w:r w:rsidRPr="00055083">
        <w:rPr>
          <w:rFonts w:eastAsia="SimSun" w:cs="Times New Roman"/>
        </w:rPr>
        <w:t>r station</w:t>
      </w:r>
      <w:r w:rsidR="00E40C4D">
        <w:rPr>
          <w:rFonts w:eastAsia="SimSun" w:cs="Times New Roman"/>
        </w:rPr>
        <w:t>s</w:t>
      </w:r>
      <w:r w:rsidRPr="00055083">
        <w:rPr>
          <w:rFonts w:eastAsia="SimSun" w:cs="Times New Roman"/>
        </w:rPr>
        <w:t xml:space="preserve"> shall be approved by General Manager (System Operations, NPCC) with mutual understanding of PMLTC/CE HVDC NTDC one day before commencement of the test.</w:t>
      </w:r>
    </w:p>
    <w:p w14:paraId="30E4844E" w14:textId="77777777" w:rsidR="00167B86" w:rsidRDefault="00EE5A6D" w:rsidP="00167B86">
      <w:pPr>
        <w:pStyle w:val="ListParagraph"/>
        <w:numPr>
          <w:ilvl w:val="1"/>
          <w:numId w:val="4"/>
        </w:numPr>
        <w:spacing w:line="276" w:lineRule="auto"/>
        <w:ind w:left="900" w:hanging="900"/>
        <w:rPr>
          <w:rFonts w:eastAsia="SimSun" w:cs="Times New Roman"/>
        </w:rPr>
      </w:pPr>
      <w:r w:rsidRPr="00ED156C">
        <w:rPr>
          <w:rFonts w:eastAsia="SimSun" w:cs="Times New Roman"/>
        </w:rPr>
        <w:t>It shall be the discretion of NPCC to carry out all operations/switching through remote control whether through passing telephonic instructions to control room operators at concerned substations or by NPCC system operator himself through SCADA/OWS in presence of Chinese expert at NPCC.</w:t>
      </w:r>
    </w:p>
    <w:p w14:paraId="3D3C981E" w14:textId="77777777" w:rsidR="00167B86" w:rsidRDefault="00EE5A6D" w:rsidP="00167B86">
      <w:pPr>
        <w:pStyle w:val="ListParagraph"/>
        <w:numPr>
          <w:ilvl w:val="1"/>
          <w:numId w:val="4"/>
        </w:numPr>
        <w:spacing w:line="276" w:lineRule="auto"/>
        <w:ind w:left="900" w:hanging="900"/>
        <w:rPr>
          <w:rFonts w:eastAsia="SimSun" w:cs="Times New Roman"/>
        </w:rPr>
      </w:pPr>
      <w:r w:rsidRPr="00167B86">
        <w:rPr>
          <w:rFonts w:eastAsia="SimSun" w:cs="Times New Roman"/>
        </w:rPr>
        <w:t xml:space="preserve">Prior to each test, the test </w:t>
      </w:r>
      <w:r w:rsidRPr="000D2A04">
        <w:rPr>
          <w:rFonts w:eastAsia="SimSun" w:cs="Times New Roman"/>
        </w:rPr>
        <w:t>director (XIE GUOPING</w:t>
      </w:r>
      <w:r w:rsidRPr="00167B86">
        <w:rPr>
          <w:rFonts w:eastAsia="SimSun" w:cs="Times New Roman"/>
        </w:rPr>
        <w:t xml:space="preserve">) of China Electric Power Research Institute shall notify the relevant departments, participating in test, through the tele-conference call system dial-in number (to be determined), in the converter station. </w:t>
      </w:r>
    </w:p>
    <w:p w14:paraId="19661ACE" w14:textId="00528376" w:rsidR="00EE5A6D" w:rsidRPr="00167B86" w:rsidRDefault="006016AE" w:rsidP="00167B86">
      <w:pPr>
        <w:pStyle w:val="ListParagraph"/>
        <w:numPr>
          <w:ilvl w:val="1"/>
          <w:numId w:val="4"/>
        </w:numPr>
        <w:spacing w:line="276" w:lineRule="auto"/>
        <w:ind w:left="900" w:hanging="900"/>
        <w:rPr>
          <w:rFonts w:eastAsia="SimSun" w:cs="Times New Roman"/>
        </w:rPr>
      </w:pPr>
      <w:r w:rsidRPr="00167B86">
        <w:rPr>
          <w:rFonts w:eastAsia="SimSun" w:cs="Times New Roman"/>
        </w:rPr>
        <w:t xml:space="preserve">The test director shall be identified </w:t>
      </w:r>
      <w:r w:rsidR="0043490F">
        <w:rPr>
          <w:rFonts w:eastAsia="SimSun" w:cs="Times New Roman"/>
        </w:rPr>
        <w:t xml:space="preserve">by PMLTC </w:t>
      </w:r>
      <w:r w:rsidRPr="00167B86">
        <w:rPr>
          <w:rFonts w:eastAsia="SimSun" w:cs="Times New Roman"/>
        </w:rPr>
        <w:t xml:space="preserve">prior to the start of testing </w:t>
      </w:r>
      <w:r w:rsidR="0043490F">
        <w:rPr>
          <w:rFonts w:eastAsia="SimSun" w:cs="Times New Roman"/>
        </w:rPr>
        <w:t>daily</w:t>
      </w:r>
      <w:r w:rsidRPr="00167B86">
        <w:rPr>
          <w:rFonts w:eastAsia="SimSun" w:cs="Times New Roman"/>
        </w:rPr>
        <w:t>.</w:t>
      </w:r>
    </w:p>
    <w:p w14:paraId="0EB44E22" w14:textId="52571C7D" w:rsidR="00EE5A6D" w:rsidRDefault="006016AE" w:rsidP="00EE5A6D">
      <w:pPr>
        <w:pStyle w:val="ListParagraph"/>
        <w:numPr>
          <w:ilvl w:val="1"/>
          <w:numId w:val="4"/>
        </w:numPr>
        <w:spacing w:line="276" w:lineRule="auto"/>
        <w:ind w:left="900" w:hanging="900"/>
        <w:rPr>
          <w:rFonts w:eastAsia="SimSun" w:cs="Times New Roman"/>
        </w:rPr>
      </w:pPr>
      <w:r w:rsidRPr="00EE5A6D">
        <w:rPr>
          <w:rFonts w:eastAsia="SimSun" w:cs="Times New Roman"/>
        </w:rPr>
        <w:t xml:space="preserve">The NPCC authorized dispatcher on duty shall be identified </w:t>
      </w:r>
      <w:r w:rsidR="0043490F">
        <w:rPr>
          <w:rFonts w:eastAsia="SimSun" w:cs="Times New Roman"/>
        </w:rPr>
        <w:t xml:space="preserve">by NPCC </w:t>
      </w:r>
      <w:r w:rsidRPr="00EE5A6D">
        <w:rPr>
          <w:rFonts w:eastAsia="SimSun" w:cs="Times New Roman"/>
        </w:rPr>
        <w:t xml:space="preserve">prior to the start of testing </w:t>
      </w:r>
      <w:r w:rsidR="0043490F">
        <w:rPr>
          <w:rFonts w:eastAsia="SimSun" w:cs="Times New Roman"/>
        </w:rPr>
        <w:t>daily</w:t>
      </w:r>
      <w:r w:rsidRPr="00EE5A6D">
        <w:rPr>
          <w:rFonts w:eastAsia="SimSun" w:cs="Times New Roman"/>
        </w:rPr>
        <w:t>.</w:t>
      </w:r>
    </w:p>
    <w:p w14:paraId="041FF35A" w14:textId="0BE50446" w:rsidR="00EE5A6D" w:rsidRDefault="00EE5A6D" w:rsidP="00EE5A6D">
      <w:pPr>
        <w:pStyle w:val="ListParagraph"/>
        <w:numPr>
          <w:ilvl w:val="1"/>
          <w:numId w:val="4"/>
        </w:numPr>
        <w:spacing w:line="276" w:lineRule="auto"/>
        <w:ind w:left="900" w:hanging="900"/>
        <w:rPr>
          <w:rFonts w:eastAsia="SimSun" w:cs="Times New Roman"/>
        </w:rPr>
      </w:pPr>
      <w:r>
        <w:rPr>
          <w:rFonts w:eastAsia="SimSun" w:cs="Times New Roman"/>
        </w:rPr>
        <w:t xml:space="preserve">NPCC </w:t>
      </w:r>
      <w:r w:rsidR="00822C53" w:rsidRPr="00EE5A6D">
        <w:rPr>
          <w:rFonts w:eastAsia="SimSun" w:cs="Times New Roman"/>
        </w:rPr>
        <w:t>s</w:t>
      </w:r>
      <w:r>
        <w:rPr>
          <w:rFonts w:eastAsia="SimSun" w:cs="Times New Roman"/>
        </w:rPr>
        <w:t xml:space="preserve">hall </w:t>
      </w:r>
      <w:r w:rsidR="000D6459">
        <w:rPr>
          <w:rFonts w:eastAsia="SimSun" w:cs="Times New Roman"/>
        </w:rPr>
        <w:t>manage</w:t>
      </w:r>
      <w:r w:rsidR="0043490F">
        <w:rPr>
          <w:rFonts w:eastAsia="SimSun" w:cs="Times New Roman"/>
        </w:rPr>
        <w:t xml:space="preserve"> the</w:t>
      </w:r>
      <w:r w:rsidR="00822C53" w:rsidRPr="00EE5A6D">
        <w:rPr>
          <w:rFonts w:eastAsia="SimSun" w:cs="Times New Roman"/>
        </w:rPr>
        <w:t xml:space="preserve"> AC system </w:t>
      </w:r>
      <w:r w:rsidR="0043490F">
        <w:rPr>
          <w:rFonts w:eastAsia="SimSun" w:cs="Times New Roman"/>
        </w:rPr>
        <w:t xml:space="preserve">parameters according to </w:t>
      </w:r>
      <w:r w:rsidR="00822C53" w:rsidRPr="00EE5A6D">
        <w:rPr>
          <w:rFonts w:eastAsia="SimSun" w:cs="Times New Roman"/>
        </w:rPr>
        <w:t xml:space="preserve">the requirements of the commissioning (as mentioned in commissioning program). </w:t>
      </w:r>
    </w:p>
    <w:p w14:paraId="2174CCCE" w14:textId="77777777" w:rsidR="00EE5A6D" w:rsidRDefault="00822C53" w:rsidP="00EE5A6D">
      <w:pPr>
        <w:pStyle w:val="ListParagraph"/>
        <w:numPr>
          <w:ilvl w:val="1"/>
          <w:numId w:val="4"/>
        </w:numPr>
        <w:spacing w:line="276" w:lineRule="auto"/>
        <w:ind w:left="900" w:hanging="900"/>
        <w:rPr>
          <w:rFonts w:eastAsia="SimSun" w:cs="Times New Roman"/>
        </w:rPr>
      </w:pPr>
      <w:r w:rsidRPr="00EE5A6D">
        <w:rPr>
          <w:rFonts w:eastAsia="SimSun" w:cs="Times New Roman"/>
        </w:rPr>
        <w:t xml:space="preserve">Operators of Matiari and Lahore converter stations are responsible for equipment status report and the execution of the operation orders issued by </w:t>
      </w:r>
      <w:r w:rsidR="00EE5A6D">
        <w:rPr>
          <w:rFonts w:eastAsia="SimSun" w:cs="Times New Roman"/>
        </w:rPr>
        <w:t>NPCC.</w:t>
      </w:r>
    </w:p>
    <w:p w14:paraId="6066DE29" w14:textId="7F82B8D7" w:rsidR="006016AE" w:rsidRPr="00EE5A6D" w:rsidRDefault="006016AE" w:rsidP="00EE5A6D">
      <w:pPr>
        <w:pStyle w:val="ListParagraph"/>
        <w:numPr>
          <w:ilvl w:val="1"/>
          <w:numId w:val="4"/>
        </w:numPr>
        <w:spacing w:line="276" w:lineRule="auto"/>
        <w:ind w:left="900" w:hanging="900"/>
        <w:rPr>
          <w:rFonts w:eastAsia="SimSun" w:cs="Times New Roman"/>
        </w:rPr>
      </w:pPr>
      <w:r w:rsidRPr="00EE5A6D">
        <w:rPr>
          <w:rFonts w:eastAsia="SimSun" w:cs="Times New Roman"/>
        </w:rPr>
        <w:t>The test director(s) shall seek</w:t>
      </w:r>
      <w:r w:rsidRPr="00EE5A6D">
        <w:rPr>
          <w:rFonts w:eastAsia="SimSun" w:cs="Times New Roman"/>
          <w:b/>
        </w:rPr>
        <w:t xml:space="preserve"> </w:t>
      </w:r>
      <w:r w:rsidRPr="00EE5A6D">
        <w:rPr>
          <w:rFonts w:eastAsia="SimSun" w:cs="Times New Roman"/>
        </w:rPr>
        <w:t>permission</w:t>
      </w:r>
      <w:r w:rsidRPr="00EE5A6D">
        <w:rPr>
          <w:rFonts w:eastAsia="SimSun" w:cs="Times New Roman"/>
          <w:b/>
        </w:rPr>
        <w:t xml:space="preserve"> </w:t>
      </w:r>
      <w:r w:rsidRPr="00EE5A6D">
        <w:rPr>
          <w:rFonts w:eastAsia="SimSun" w:cs="Times New Roman"/>
        </w:rPr>
        <w:t>from</w:t>
      </w:r>
      <w:r w:rsidRPr="00EE5A6D">
        <w:rPr>
          <w:rFonts w:eastAsia="SimSun" w:cs="Times New Roman"/>
          <w:b/>
        </w:rPr>
        <w:t xml:space="preserve"> NPCC</w:t>
      </w:r>
      <w:r w:rsidRPr="00EE5A6D">
        <w:rPr>
          <w:rFonts w:eastAsia="SimSun" w:cs="Times New Roman"/>
        </w:rPr>
        <w:t xml:space="preserve"> regarding switching of any HVAC </w:t>
      </w:r>
      <w:r w:rsidR="002A33F3" w:rsidRPr="00EE5A6D">
        <w:rPr>
          <w:rFonts w:eastAsia="SimSun" w:cs="Times New Roman"/>
        </w:rPr>
        <w:t xml:space="preserve">and HVDC </w:t>
      </w:r>
      <w:r w:rsidRPr="00EE5A6D">
        <w:rPr>
          <w:rFonts w:eastAsia="SimSun" w:cs="Times New Roman"/>
        </w:rPr>
        <w:t xml:space="preserve">switchgear(s) to meet the test requirement as per agreed test </w:t>
      </w:r>
      <w:r w:rsidR="0043490F">
        <w:rPr>
          <w:rFonts w:eastAsia="SimSun" w:cs="Times New Roman"/>
        </w:rPr>
        <w:t>activity</w:t>
      </w:r>
      <w:r w:rsidRPr="00EE5A6D">
        <w:rPr>
          <w:rFonts w:eastAsia="SimSun" w:cs="Times New Roman"/>
        </w:rPr>
        <w:t xml:space="preserve"> of the commissioning program.</w:t>
      </w:r>
    </w:p>
    <w:p w14:paraId="6565A5EE" w14:textId="749D2C5C" w:rsidR="006016AE" w:rsidRPr="00ED156C" w:rsidRDefault="006016AE" w:rsidP="00D03AC9">
      <w:pPr>
        <w:pStyle w:val="ListParagraph"/>
        <w:numPr>
          <w:ilvl w:val="1"/>
          <w:numId w:val="4"/>
        </w:numPr>
        <w:spacing w:line="276" w:lineRule="auto"/>
        <w:ind w:left="900" w:hanging="900"/>
        <w:rPr>
          <w:rFonts w:eastAsia="SimSun" w:cs="Times New Roman"/>
        </w:rPr>
      </w:pPr>
      <w:r w:rsidRPr="00EF3CDF">
        <w:rPr>
          <w:rFonts w:eastAsia="SimSun" w:cs="Times New Roman"/>
        </w:rPr>
        <w:t xml:space="preserve">NPCC upon </w:t>
      </w:r>
      <w:r w:rsidRPr="00ED156C">
        <w:rPr>
          <w:rFonts w:eastAsia="SimSun" w:cs="Times New Roman"/>
        </w:rPr>
        <w:t xml:space="preserve">request of Test Director shall impart instructions to the authorized operational </w:t>
      </w:r>
      <w:r w:rsidR="007F6D88" w:rsidRPr="00ED156C">
        <w:rPr>
          <w:rFonts w:eastAsia="SimSun" w:cs="Times New Roman"/>
        </w:rPr>
        <w:t>personnel</w:t>
      </w:r>
      <w:r w:rsidRPr="00ED156C">
        <w:rPr>
          <w:rFonts w:eastAsia="SimSun" w:cs="Times New Roman"/>
        </w:rPr>
        <w:t xml:space="preserve"> on duty in control room of </w:t>
      </w:r>
      <w:r w:rsidR="00D03AC9">
        <w:rPr>
          <w:rFonts w:eastAsia="SimSun" w:cs="Times New Roman"/>
        </w:rPr>
        <w:t xml:space="preserve">Matiari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The </w:t>
      </w:r>
      <w:r w:rsidR="00410981">
        <w:rPr>
          <w:rFonts w:eastAsia="SimSun" w:cs="Times New Roman"/>
        </w:rPr>
        <w:t xml:space="preserve">communication </w:t>
      </w:r>
      <w:r w:rsidRPr="00ED156C">
        <w:rPr>
          <w:rFonts w:eastAsia="SimSun" w:cs="Times New Roman"/>
        </w:rPr>
        <w:t>procedure shall be as follows:</w:t>
      </w:r>
    </w:p>
    <w:p w14:paraId="079B8FE7"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identify themselves.</w:t>
      </w:r>
    </w:p>
    <w:p w14:paraId="75EC4EBB"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state the instruction to be followed</w:t>
      </w:r>
    </w:p>
    <w:p w14:paraId="05955685" w14:textId="657E718D"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r w:rsidR="00D03AC9">
        <w:rPr>
          <w:rFonts w:eastAsia="SimSun" w:cs="Times New Roman"/>
        </w:rPr>
        <w:t xml:space="preserve">Matiari and </w:t>
      </w:r>
      <w:r w:rsidR="002369CF">
        <w:rPr>
          <w:rFonts w:eastAsia="SimSun" w:cs="Times New Roman"/>
        </w:rPr>
        <w:t>Lahore Converte</w:t>
      </w:r>
      <w:r w:rsidRPr="00ED156C">
        <w:rPr>
          <w:rFonts w:eastAsia="SimSun" w:cs="Times New Roman"/>
        </w:rPr>
        <w:t>r station shall identify themselves.</w:t>
      </w:r>
    </w:p>
    <w:p w14:paraId="4D24E616" w14:textId="05A6D069"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r w:rsidR="00D03AC9">
        <w:rPr>
          <w:rFonts w:eastAsia="SimSun" w:cs="Times New Roman"/>
        </w:rPr>
        <w:t xml:space="preserve">Matiari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acknowledge the instruction by repeating the instruction back to the authorized NPCC dispatcher</w:t>
      </w:r>
      <w:r w:rsidR="0043490F">
        <w:rPr>
          <w:rFonts w:eastAsia="SimSun" w:cs="Times New Roman"/>
        </w:rPr>
        <w:t>, to re-confirm the instruction</w:t>
      </w:r>
      <w:r w:rsidR="00D03AC9">
        <w:rPr>
          <w:rFonts w:eastAsia="SimSun" w:cs="Times New Roman"/>
        </w:rPr>
        <w:t>.</w:t>
      </w:r>
    </w:p>
    <w:p w14:paraId="1B9BB58F"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confirm the instruction to be followed and approve execution.</w:t>
      </w:r>
    </w:p>
    <w:p w14:paraId="3F90E114" w14:textId="48249DBC"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r w:rsidR="00D03AC9">
        <w:rPr>
          <w:rFonts w:eastAsia="SimSun" w:cs="Times New Roman"/>
        </w:rPr>
        <w:t xml:space="preserve">Matiari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acknowledge confirmation to execute the operation</w:t>
      </w:r>
      <w:r w:rsidR="00D03AC9">
        <w:rPr>
          <w:rFonts w:eastAsia="SimSun" w:cs="Times New Roman"/>
        </w:rPr>
        <w:t>.</w:t>
      </w:r>
    </w:p>
    <w:p w14:paraId="34178399" w14:textId="38A22826"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r w:rsidR="00D03AC9">
        <w:rPr>
          <w:rFonts w:eastAsia="SimSun" w:cs="Times New Roman"/>
        </w:rPr>
        <w:t xml:space="preserve">Matiari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then execute the operation</w:t>
      </w:r>
      <w:r w:rsidR="0043490F">
        <w:rPr>
          <w:rFonts w:eastAsia="SimSun" w:cs="Times New Roman"/>
        </w:rPr>
        <w:t xml:space="preserve"> and shall inform NPCC after execution.</w:t>
      </w:r>
    </w:p>
    <w:p w14:paraId="45602C14"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NPCC authorized dispatcher shall acknowledge, that operation has been executed, by verifying the status from OWS/ SCADA. </w:t>
      </w:r>
    </w:p>
    <w:p w14:paraId="1587E00C" w14:textId="6BFA1B2C" w:rsidR="006016AE" w:rsidRPr="00ED156C" w:rsidRDefault="002369CF" w:rsidP="000D6459">
      <w:pPr>
        <w:pStyle w:val="ListParagraph"/>
        <w:numPr>
          <w:ilvl w:val="0"/>
          <w:numId w:val="12"/>
        </w:numPr>
        <w:spacing w:line="276" w:lineRule="auto"/>
        <w:rPr>
          <w:rFonts w:eastAsia="SimSun" w:cs="Times New Roman"/>
        </w:rPr>
      </w:pPr>
      <w:r w:rsidRPr="00ED156C">
        <w:rPr>
          <w:rFonts w:eastAsia="SimSun" w:cs="Times New Roman"/>
        </w:rPr>
        <w:t xml:space="preserve">Any delay in execution of instructions/operations </w:t>
      </w:r>
      <w:r>
        <w:rPr>
          <w:rFonts w:eastAsia="SimSun" w:cs="Times New Roman"/>
        </w:rPr>
        <w:t>by PMLTC</w:t>
      </w:r>
      <w:r w:rsidRPr="00ED156C">
        <w:rPr>
          <w:rFonts w:eastAsia="SimSun" w:cs="Times New Roman"/>
        </w:rPr>
        <w:t xml:space="preserve"> shall be communicated by stating the cause/reason of delay</w:t>
      </w:r>
      <w:r w:rsidR="00F7637A">
        <w:rPr>
          <w:rFonts w:eastAsia="SimSun" w:cs="Times New Roman"/>
        </w:rPr>
        <w:t>.</w:t>
      </w:r>
    </w:p>
    <w:p w14:paraId="18AAEB9A"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All the communications between NPCC and PMLTC operation personnel shall be recorded </w:t>
      </w:r>
      <w:r w:rsidRPr="00ED156C">
        <w:rPr>
          <w:rFonts w:eastAsia="SimSun" w:cs="Times New Roman"/>
        </w:rPr>
        <w:lastRenderedPageBreak/>
        <w:t>on both sides.</w:t>
      </w:r>
    </w:p>
    <w:p w14:paraId="28F8CB68" w14:textId="77777777" w:rsidR="006016AE" w:rsidRPr="00ED156C" w:rsidRDefault="006016AE" w:rsidP="003D7691">
      <w:pPr>
        <w:pStyle w:val="Heading1"/>
        <w:numPr>
          <w:ilvl w:val="0"/>
          <w:numId w:val="3"/>
        </w:numPr>
        <w:tabs>
          <w:tab w:val="left" w:pos="900"/>
        </w:tabs>
        <w:rPr>
          <w:rFonts w:eastAsia="SimSun" w:cs="Times New Roman"/>
          <w:color w:val="auto"/>
          <w:szCs w:val="24"/>
        </w:rPr>
      </w:pPr>
      <w:bookmarkStart w:id="22" w:name="_Toc64446114"/>
      <w:bookmarkEnd w:id="20"/>
      <w:r w:rsidRPr="00ED156C">
        <w:rPr>
          <w:rFonts w:eastAsia="SimSun" w:cs="Times New Roman"/>
          <w:color w:val="auto"/>
          <w:szCs w:val="24"/>
        </w:rPr>
        <w:t>Pre-requisites to the commissioning:</w:t>
      </w:r>
      <w:bookmarkEnd w:id="22"/>
    </w:p>
    <w:p w14:paraId="6BA01FC8" w14:textId="1F8C4AAE" w:rsidR="006016AE" w:rsidRPr="00ED156C" w:rsidRDefault="006016AE" w:rsidP="00D03AC9">
      <w:pPr>
        <w:pStyle w:val="ListParagraph"/>
        <w:numPr>
          <w:ilvl w:val="1"/>
          <w:numId w:val="3"/>
        </w:numPr>
        <w:spacing w:line="276" w:lineRule="auto"/>
        <w:ind w:left="900" w:hanging="900"/>
      </w:pPr>
      <w:r w:rsidRPr="00ED156C">
        <w:rPr>
          <w:rFonts w:eastAsia="SimSun" w:cs="Times New Roman"/>
          <w:b/>
          <w:bCs/>
        </w:rPr>
        <w:t>PMLTC</w:t>
      </w:r>
      <w:r w:rsidRPr="00ED156C">
        <w:rPr>
          <w:rFonts w:eastAsia="SimSun" w:cs="Times New Roman"/>
          <w:bCs/>
        </w:rPr>
        <w:t xml:space="preserve"> shall ensure that the final SLDs </w:t>
      </w:r>
      <w:r w:rsidRPr="00F869C0">
        <w:rPr>
          <w:rFonts w:eastAsia="SimSun" w:cs="Times New Roman"/>
          <w:bCs/>
        </w:rPr>
        <w:fldChar w:fldCharType="begin"/>
      </w:r>
      <w:r w:rsidRPr="00F869C0">
        <w:rPr>
          <w:rFonts w:eastAsia="SimSun" w:cs="Times New Roman"/>
          <w:bCs/>
        </w:rPr>
        <w:instrText xml:space="preserve"> REF _Ref38965764 \r \h </w:instrText>
      </w:r>
      <w:r w:rsidR="00ED156C" w:rsidRPr="00F869C0">
        <w:rPr>
          <w:rFonts w:eastAsia="SimSun" w:cs="Times New Roman"/>
          <w:bCs/>
        </w:rPr>
        <w:instrText xml:space="preserve"> \* MERGEFORMAT </w:instrText>
      </w:r>
      <w:r w:rsidRPr="00F869C0">
        <w:rPr>
          <w:rFonts w:eastAsia="SimSun" w:cs="Times New Roman"/>
          <w:bCs/>
        </w:rPr>
      </w:r>
      <w:r w:rsidRPr="00F869C0">
        <w:rPr>
          <w:rFonts w:eastAsia="SimSun" w:cs="Times New Roman"/>
          <w:bCs/>
        </w:rPr>
        <w:fldChar w:fldCharType="separate"/>
      </w:r>
      <w:r w:rsidR="004B2EA5">
        <w:rPr>
          <w:rFonts w:eastAsia="SimSun" w:cs="Times New Roman"/>
          <w:bCs/>
        </w:rPr>
        <w:t>[2]</w:t>
      </w:r>
      <w:r w:rsidRPr="00F869C0">
        <w:rPr>
          <w:rFonts w:eastAsia="SimSun" w:cs="Times New Roman"/>
          <w:bCs/>
        </w:rPr>
        <w:fldChar w:fldCharType="end"/>
      </w:r>
      <w:r w:rsidR="00F869C0" w:rsidRPr="00F869C0">
        <w:rPr>
          <w:rFonts w:eastAsia="SimSun" w:cs="Times New Roman"/>
          <w:bCs/>
        </w:rPr>
        <w:t xml:space="preserve"> </w:t>
      </w:r>
      <w:r w:rsidRPr="00ED156C">
        <w:rPr>
          <w:rFonts w:eastAsia="SimSun" w:cs="Times New Roman"/>
          <w:bCs/>
        </w:rPr>
        <w:t>have been approved and issued by N</w:t>
      </w:r>
      <w:r w:rsidRPr="00ED156C">
        <w:rPr>
          <w:rFonts w:eastAsia="SimSun" w:cs="Times New Roman"/>
          <w:b/>
          <w:bCs/>
        </w:rPr>
        <w:t xml:space="preserve">PCC </w:t>
      </w:r>
      <w:r w:rsidRPr="00ED156C">
        <w:rPr>
          <w:rFonts w:eastAsia="SimSun" w:cs="Times New Roman"/>
          <w:bCs/>
        </w:rPr>
        <w:t>and equipment’s code in the switchyards, control room panels and relay rooms has been marked as per approved SLDs. The switching sequences during and after the commissioning shall be performed as per Dispatch Code/ nomenclature of the approved SLDs</w:t>
      </w:r>
      <w:r w:rsidR="000D2A04">
        <w:rPr>
          <w:rFonts w:eastAsia="SimSun" w:cs="Times New Roman"/>
          <w:bCs/>
        </w:rPr>
        <w:t xml:space="preserve"> </w:t>
      </w:r>
      <w:r w:rsidR="000D2A04" w:rsidRPr="00F869C0">
        <w:rPr>
          <w:rFonts w:eastAsia="SimSun" w:cs="Times New Roman"/>
          <w:bCs/>
        </w:rPr>
        <w:fldChar w:fldCharType="begin"/>
      </w:r>
      <w:r w:rsidR="000D2A04" w:rsidRPr="00F869C0">
        <w:rPr>
          <w:rFonts w:eastAsia="SimSun" w:cs="Times New Roman"/>
          <w:bCs/>
        </w:rPr>
        <w:instrText xml:space="preserve"> REF _Ref38965764 \r \h  \* MERGEFORMAT </w:instrText>
      </w:r>
      <w:r w:rsidR="000D2A04" w:rsidRPr="00F869C0">
        <w:rPr>
          <w:rFonts w:eastAsia="SimSun" w:cs="Times New Roman"/>
          <w:bCs/>
        </w:rPr>
      </w:r>
      <w:r w:rsidR="000D2A04" w:rsidRPr="00F869C0">
        <w:rPr>
          <w:rFonts w:eastAsia="SimSun" w:cs="Times New Roman"/>
          <w:bCs/>
        </w:rPr>
        <w:fldChar w:fldCharType="separate"/>
      </w:r>
      <w:r w:rsidR="004B2EA5">
        <w:rPr>
          <w:rFonts w:eastAsia="SimSun" w:cs="Times New Roman"/>
          <w:bCs/>
        </w:rPr>
        <w:t>[2]</w:t>
      </w:r>
      <w:r w:rsidR="000D2A04" w:rsidRPr="00F869C0">
        <w:rPr>
          <w:rFonts w:eastAsia="SimSun" w:cs="Times New Roman"/>
          <w:bCs/>
        </w:rPr>
        <w:fldChar w:fldCharType="end"/>
      </w:r>
      <w:r w:rsidRPr="00ED156C">
        <w:rPr>
          <w:rFonts w:eastAsia="SimSun" w:cs="Times New Roman"/>
          <w:bCs/>
        </w:rPr>
        <w:t>.</w:t>
      </w:r>
    </w:p>
    <w:p w14:paraId="78F03509" w14:textId="0E57EB9D" w:rsidR="006016AE" w:rsidRPr="000D6459" w:rsidRDefault="0043490F" w:rsidP="00D03AC9">
      <w:pPr>
        <w:pStyle w:val="ListParagraph"/>
        <w:numPr>
          <w:ilvl w:val="1"/>
          <w:numId w:val="3"/>
        </w:numPr>
        <w:spacing w:line="276" w:lineRule="auto"/>
        <w:ind w:left="900" w:hanging="900"/>
      </w:pPr>
      <w:r>
        <w:rPr>
          <w:rFonts w:eastAsia="SimSun" w:cs="Times New Roman"/>
        </w:rPr>
        <w:t>Round the clock healthy</w:t>
      </w:r>
      <w:r w:rsidR="006016AE" w:rsidRPr="00ED156C">
        <w:rPr>
          <w:rFonts w:eastAsia="SimSun" w:cs="Times New Roman"/>
        </w:rPr>
        <w:t xml:space="preserve"> </w:t>
      </w:r>
      <w:bookmarkStart w:id="23" w:name="_Hlk39420332"/>
      <w:r w:rsidR="006016AE" w:rsidRPr="00ED156C">
        <w:rPr>
          <w:rFonts w:eastAsia="SimSun" w:cs="Times New Roman"/>
        </w:rPr>
        <w:t>voice-communication (Hotline, direct dialing etc</w:t>
      </w:r>
      <w:r w:rsidR="007F6D88" w:rsidRPr="00ED156C">
        <w:rPr>
          <w:rFonts w:eastAsia="SimSun" w:cs="Times New Roman"/>
        </w:rPr>
        <w:t>..</w:t>
      </w:r>
      <w:r w:rsidR="006016AE" w:rsidRPr="00ED156C">
        <w:rPr>
          <w:rFonts w:eastAsia="SimSun" w:cs="Times New Roman"/>
        </w:rPr>
        <w:t xml:space="preserve">) </w:t>
      </w:r>
      <w:bookmarkEnd w:id="23"/>
      <w:r w:rsidR="006016AE" w:rsidRPr="00ED156C">
        <w:rPr>
          <w:rFonts w:eastAsia="SimSun" w:cs="Times New Roman"/>
        </w:rPr>
        <w:t xml:space="preserve">between the control room of </w:t>
      </w:r>
      <w:r>
        <w:rPr>
          <w:rFonts w:eastAsia="SimSun" w:cs="Times New Roman"/>
        </w:rPr>
        <w:t>Matiari/</w:t>
      </w:r>
      <w:r w:rsidR="001E4D75">
        <w:rPr>
          <w:rFonts w:eastAsia="SimSun" w:cs="Times New Roman"/>
        </w:rPr>
        <w:t>Lahore Converte</w:t>
      </w:r>
      <w:r w:rsidR="006016AE" w:rsidRPr="00ED156C">
        <w:rPr>
          <w:rFonts w:eastAsia="SimSun" w:cs="Times New Roman"/>
        </w:rPr>
        <w:t>r station</w:t>
      </w:r>
      <w:r w:rsidR="004C2ECE">
        <w:rPr>
          <w:rFonts w:eastAsia="SimSun" w:cs="Times New Roman"/>
        </w:rPr>
        <w:t>s</w:t>
      </w:r>
      <w:r w:rsidR="006016AE" w:rsidRPr="00ED156C">
        <w:rPr>
          <w:rFonts w:eastAsia="SimSun" w:cs="Times New Roman"/>
        </w:rPr>
        <w:t xml:space="preserve"> and </w:t>
      </w:r>
      <w:r w:rsidR="006016AE" w:rsidRPr="00ED156C">
        <w:rPr>
          <w:rFonts w:eastAsia="SimSun" w:cs="Times New Roman"/>
          <w:b/>
          <w:bCs/>
        </w:rPr>
        <w:t>NPCC</w:t>
      </w:r>
      <w:r w:rsidR="006016AE" w:rsidRPr="00ED156C">
        <w:rPr>
          <w:rFonts w:eastAsia="SimSun" w:cs="Times New Roman"/>
        </w:rPr>
        <w:t xml:space="preserve"> shall be </w:t>
      </w:r>
      <w:r>
        <w:rPr>
          <w:rFonts w:eastAsia="SimSun" w:cs="Times New Roman"/>
        </w:rPr>
        <w:t>ensured by PMLTC</w:t>
      </w:r>
      <w:r w:rsidR="006016AE" w:rsidRPr="00ED156C">
        <w:rPr>
          <w:rFonts w:eastAsia="SimSun" w:cs="Times New Roman"/>
        </w:rPr>
        <w:t>.</w:t>
      </w:r>
    </w:p>
    <w:p w14:paraId="4B03214F" w14:textId="4D3B9ED9" w:rsidR="000D6459" w:rsidRPr="00410981" w:rsidRDefault="000D6459" w:rsidP="000D6459">
      <w:pPr>
        <w:pStyle w:val="ListParagraph"/>
        <w:numPr>
          <w:ilvl w:val="1"/>
          <w:numId w:val="3"/>
        </w:numPr>
        <w:spacing w:line="276" w:lineRule="auto"/>
        <w:ind w:left="900" w:hanging="900"/>
        <w:rPr>
          <w:rFonts w:eastAsia="SimSun" w:cs="Times New Roman"/>
        </w:rPr>
      </w:pPr>
      <w:r w:rsidRPr="00410981">
        <w:t xml:space="preserve">CET/PMLTC shall submit commissioning plan along with sequence of operation to NPCC during the commissioning/energization process. CET/PMLTC shall also inform NPCC its possible </w:t>
      </w:r>
      <w:r w:rsidR="001E4D75" w:rsidRPr="00410981">
        <w:t>effects</w:t>
      </w:r>
      <w:r w:rsidRPr="00410981">
        <w:t xml:space="preserve"> on AC system under operation.</w:t>
      </w:r>
    </w:p>
    <w:p w14:paraId="1B5F9212" w14:textId="116445B9" w:rsidR="000D6459" w:rsidRPr="000D6459" w:rsidRDefault="000D6459" w:rsidP="000D6459">
      <w:pPr>
        <w:pStyle w:val="ListParagraph"/>
        <w:numPr>
          <w:ilvl w:val="1"/>
          <w:numId w:val="3"/>
        </w:numPr>
        <w:spacing w:line="276" w:lineRule="auto"/>
        <w:ind w:left="900" w:hanging="900"/>
        <w:rPr>
          <w:rFonts w:eastAsia="SimSun" w:cs="Times New Roman"/>
        </w:rPr>
      </w:pPr>
      <w:r w:rsidRPr="00410981">
        <w:t>PMLTC shall provide the “Power Curves”, which are to be used during commissioning, 3 days prior to the start of commissioning to NPCC.</w:t>
      </w:r>
    </w:p>
    <w:p w14:paraId="322FA45D" w14:textId="258DC142" w:rsidR="006016AE" w:rsidRPr="00ED156C" w:rsidRDefault="006016AE" w:rsidP="00D03AC9">
      <w:pPr>
        <w:pStyle w:val="ListParagraph"/>
        <w:numPr>
          <w:ilvl w:val="1"/>
          <w:numId w:val="3"/>
        </w:numPr>
        <w:spacing w:line="276" w:lineRule="auto"/>
        <w:ind w:left="900" w:hanging="900"/>
      </w:pPr>
      <w:r w:rsidRPr="00ED156C">
        <w:rPr>
          <w:rFonts w:eastAsia="SimSun" w:cs="Times New Roman"/>
        </w:rPr>
        <w:t xml:space="preserve">Prior to commissioning, </w:t>
      </w:r>
      <w:r w:rsidRPr="00ED156C">
        <w:rPr>
          <w:rFonts w:eastAsia="SimSun" w:cs="Times New Roman"/>
          <w:b/>
          <w:bCs/>
        </w:rPr>
        <w:t>PMLTC</w:t>
      </w:r>
      <w:r w:rsidRPr="00ED156C">
        <w:rPr>
          <w:rFonts w:eastAsia="SimSun" w:cs="Times New Roman"/>
        </w:rPr>
        <w:t xml:space="preserve"> and CE HVDC NTDC shall ensure the provision of real time data through OWS and SCADA in NPCC control </w:t>
      </w:r>
      <w:r w:rsidR="00C657F3" w:rsidRPr="00ED156C">
        <w:rPr>
          <w:rFonts w:eastAsia="SimSun" w:cs="Times New Roman"/>
        </w:rPr>
        <w:t>centers</w:t>
      </w:r>
      <w:r w:rsidRPr="00ED156C">
        <w:rPr>
          <w:rFonts w:eastAsia="SimSun" w:cs="Times New Roman"/>
        </w:rPr>
        <w:t xml:space="preserve"> for supervisory control and monitoring.</w:t>
      </w:r>
    </w:p>
    <w:p w14:paraId="68C154A1" w14:textId="49502436" w:rsidR="006016AE" w:rsidRPr="00ED156C" w:rsidRDefault="006016AE" w:rsidP="00D03AC9">
      <w:pPr>
        <w:pStyle w:val="ListParagraph"/>
        <w:numPr>
          <w:ilvl w:val="1"/>
          <w:numId w:val="3"/>
        </w:numPr>
        <w:spacing w:line="276" w:lineRule="auto"/>
        <w:ind w:left="900" w:hanging="900"/>
      </w:pPr>
      <w:r w:rsidRPr="00ED156C">
        <w:rPr>
          <w:rFonts w:eastAsia="SimSun" w:cs="Times New Roman"/>
        </w:rPr>
        <w:t xml:space="preserve">The commissioning test program </w:t>
      </w:r>
      <w:r w:rsidR="006A469C">
        <w:rPr>
          <w:rFonts w:eastAsia="SimSun" w:cs="Times New Roman"/>
        </w:rPr>
        <w:t xml:space="preserve">[1] </w:t>
      </w:r>
      <w:r w:rsidRPr="00ED156C">
        <w:rPr>
          <w:rFonts w:eastAsia="SimSun" w:cs="Times New Roman"/>
        </w:rPr>
        <w:t>shall be confirmed by</w:t>
      </w:r>
      <w:r w:rsidRPr="00ED156C">
        <w:rPr>
          <w:rFonts w:eastAsia="SimSun" w:cs="Times New Roman"/>
          <w:b/>
          <w:bCs/>
        </w:rPr>
        <w:t xml:space="preserve"> PMLTC</w:t>
      </w:r>
      <w:r w:rsidRPr="00ED156C">
        <w:rPr>
          <w:rFonts w:eastAsia="SimSun" w:cs="Times New Roman"/>
        </w:rPr>
        <w:t xml:space="preserve"> and </w:t>
      </w:r>
      <w:r w:rsidRPr="00ED156C">
        <w:rPr>
          <w:b/>
          <w:bCs/>
        </w:rPr>
        <w:t>Chief Engineer HVDC, NTDC</w:t>
      </w:r>
      <w:r w:rsidRPr="00ED156C">
        <w:rPr>
          <w:rFonts w:eastAsia="SimSun" w:cs="Times New Roman"/>
          <w:b/>
          <w:bCs/>
        </w:rPr>
        <w:t xml:space="preserve"> </w:t>
      </w:r>
      <w:r w:rsidRPr="00ED156C">
        <w:rPr>
          <w:rFonts w:eastAsia="SimSun" w:cs="Times New Roman"/>
        </w:rPr>
        <w:t>as the final version.</w:t>
      </w:r>
    </w:p>
    <w:p w14:paraId="2DA3B3FC" w14:textId="38EA875C" w:rsidR="000D6459" w:rsidRPr="00ED156C" w:rsidRDefault="006016AE" w:rsidP="000D6459">
      <w:pPr>
        <w:pStyle w:val="ListParagraph"/>
        <w:numPr>
          <w:ilvl w:val="1"/>
          <w:numId w:val="3"/>
        </w:numPr>
        <w:spacing w:line="276" w:lineRule="auto"/>
        <w:ind w:left="900" w:hanging="900"/>
      </w:pPr>
      <w:r w:rsidRPr="00ED156C">
        <w:rPr>
          <w:rFonts w:eastAsia="SimSun" w:cs="Times New Roman"/>
          <w:b/>
          <w:bCs/>
        </w:rPr>
        <w:t>PMLTC</w:t>
      </w:r>
      <w:r w:rsidRPr="00ED156C">
        <w:rPr>
          <w:rFonts w:eastAsia="SimSun" w:cs="Times New Roman"/>
        </w:rPr>
        <w:t xml:space="preserve"> shall submit the final version of the commissioning test program document to all related participants, before start of the commissioning test.</w:t>
      </w:r>
    </w:p>
    <w:p w14:paraId="21248C9F" w14:textId="5F52B985" w:rsidR="006016AE" w:rsidRPr="00ED156C" w:rsidRDefault="006016AE" w:rsidP="00D03AC9">
      <w:pPr>
        <w:pStyle w:val="ListParagraph"/>
        <w:numPr>
          <w:ilvl w:val="1"/>
          <w:numId w:val="3"/>
        </w:numPr>
        <w:spacing w:line="276" w:lineRule="auto"/>
        <w:ind w:left="900" w:hanging="900"/>
      </w:pPr>
      <w:r w:rsidRPr="00ED156C">
        <w:t>Chief Engineer HVDC, NTDC will record and issue the list of representatives nominated by all stakeholders and re-issue the changings in list of representatives</w:t>
      </w:r>
      <w:r w:rsidR="00C35093">
        <w:t xml:space="preserve"> during commission / testing activities</w:t>
      </w:r>
      <w:r w:rsidRPr="00ED156C">
        <w:t>.</w:t>
      </w:r>
    </w:p>
    <w:p w14:paraId="7C4FA69E" w14:textId="77777777" w:rsidR="003E5809" w:rsidRDefault="006016AE" w:rsidP="003E5809">
      <w:pPr>
        <w:pStyle w:val="ListParagraph"/>
        <w:numPr>
          <w:ilvl w:val="1"/>
          <w:numId w:val="3"/>
        </w:numPr>
        <w:spacing w:line="276" w:lineRule="auto"/>
        <w:ind w:left="900" w:hanging="900"/>
      </w:pPr>
      <w:r w:rsidRPr="00ED156C">
        <w:t xml:space="preserve">Chief Engineer HVDC, NTDC shall prepare the methodology to ensure clear </w:t>
      </w:r>
      <w:r w:rsidR="00B30607">
        <w:t>coordination</w:t>
      </w:r>
      <w:r w:rsidRPr="00ED156C">
        <w:t xml:space="preserve"> and decision making</w:t>
      </w:r>
      <w:r w:rsidR="004C2ECE">
        <w:t xml:space="preserve"> during the commissioning / testing</w:t>
      </w:r>
      <w:r w:rsidRPr="00ED156C">
        <w:t>.</w:t>
      </w:r>
    </w:p>
    <w:p w14:paraId="532DB9AD" w14:textId="16B80292" w:rsidR="003E5809" w:rsidRDefault="003E5809" w:rsidP="003E5809">
      <w:pPr>
        <w:pStyle w:val="ListParagraph"/>
        <w:numPr>
          <w:ilvl w:val="1"/>
          <w:numId w:val="3"/>
        </w:numPr>
        <w:spacing w:line="276" w:lineRule="auto"/>
        <w:ind w:left="900" w:hanging="900"/>
      </w:pPr>
      <w:r>
        <w:t xml:space="preserve">PMLTC shall provide fully functional Stability Control System to ensure </w:t>
      </w:r>
      <w:r w:rsidRPr="003E5809">
        <w:t>power system stability and reliability</w:t>
      </w:r>
      <w:r>
        <w:t xml:space="preserve"> during DC commissioning.</w:t>
      </w:r>
    </w:p>
    <w:p w14:paraId="32F61BA5" w14:textId="22E74C2E" w:rsidR="00F819F9" w:rsidRDefault="00C43F27" w:rsidP="00F819F9">
      <w:pPr>
        <w:pStyle w:val="ListParagraph"/>
        <w:numPr>
          <w:ilvl w:val="1"/>
          <w:numId w:val="3"/>
        </w:numPr>
        <w:spacing w:line="276" w:lineRule="auto"/>
        <w:ind w:left="900" w:hanging="900"/>
      </w:pPr>
      <w:r>
        <w:t xml:space="preserve">DC commissioning tests A1 and A2 for </w:t>
      </w:r>
      <w:del w:id="24" w:author="Joanne Hu" w:date="2020-11-26T11:27:00Z">
        <w:r w:rsidDel="0020587A">
          <w:delText>Matriari</w:delText>
        </w:r>
      </w:del>
      <w:ins w:id="25" w:author="Joanne Hu" w:date="2020-11-26T11:27:00Z">
        <w:r w:rsidR="0020587A">
          <w:t>Matiari</w:t>
        </w:r>
      </w:ins>
      <w:r>
        <w:t xml:space="preserve"> and Lahore converter stations respectively, have been successfully complete</w:t>
      </w:r>
      <w:r w:rsidR="00D60DEC">
        <w:t>d, including Open Line Test with DC line, and DC lines of both poles Pole-I and Pole-II</w:t>
      </w:r>
      <w:r>
        <w:t xml:space="preserve"> </w:t>
      </w:r>
      <w:r w:rsidR="00D60DEC">
        <w:t>have been successfully energized.</w:t>
      </w:r>
    </w:p>
    <w:p w14:paraId="4DA95302" w14:textId="4F3FCE58" w:rsidR="000D6459" w:rsidRPr="00ED156C" w:rsidRDefault="00D60DEC" w:rsidP="00F819F9">
      <w:pPr>
        <w:pStyle w:val="ListParagraph"/>
        <w:numPr>
          <w:ilvl w:val="1"/>
          <w:numId w:val="3"/>
        </w:numPr>
        <w:spacing w:line="276" w:lineRule="auto"/>
        <w:ind w:left="900" w:hanging="900"/>
      </w:pPr>
      <w:r>
        <w:t xml:space="preserve">The results </w:t>
      </w:r>
      <w:r w:rsidR="00F819F9">
        <w:t xml:space="preserve">of </w:t>
      </w:r>
      <w:r>
        <w:t xml:space="preserve">DC commissioning tests A1 and A2 for </w:t>
      </w:r>
      <w:del w:id="26" w:author="Joanne Hu" w:date="2020-11-26T11:27:00Z">
        <w:r w:rsidDel="0020587A">
          <w:delText>Matriari</w:delText>
        </w:r>
      </w:del>
      <w:ins w:id="27" w:author="Joanne Hu" w:date="2020-11-26T11:27:00Z">
        <w:r w:rsidR="0020587A">
          <w:t>Matiari</w:t>
        </w:r>
      </w:ins>
      <w:r>
        <w:t xml:space="preserve"> and Lahore converter stations respectively</w:t>
      </w:r>
      <w:r w:rsidR="00F819F9" w:rsidRPr="00F819F9">
        <w:rPr>
          <w:bCs/>
        </w:rPr>
        <w:t>, including all graphs/charts related to pole power, current, voltages, firing angles and extinction angles, tap positions</w:t>
      </w:r>
      <w:r w:rsidR="00F819F9">
        <w:rPr>
          <w:bCs/>
        </w:rPr>
        <w:t xml:space="preserve"> etc... have been approved by all </w:t>
      </w:r>
      <w:r w:rsidRPr="00F819F9">
        <w:rPr>
          <w:bCs/>
        </w:rPr>
        <w:t>concerned NTDC formations (Asset management, Protection &amp; Control, Project Delivery, TSG, Design department)</w:t>
      </w:r>
      <w:r w:rsidR="00F819F9">
        <w:rPr>
          <w:bCs/>
        </w:rPr>
        <w:t xml:space="preserve"> and Owner Engineer (M/S HATCH).</w:t>
      </w:r>
      <w:r w:rsidR="00F819F9" w:rsidRPr="00ED156C">
        <w:t xml:space="preserve"> </w:t>
      </w:r>
    </w:p>
    <w:p w14:paraId="5B782A0B" w14:textId="77777777" w:rsidR="006016AE" w:rsidRPr="00ED156C" w:rsidRDefault="006016AE" w:rsidP="0026221D">
      <w:pPr>
        <w:pStyle w:val="Heading1"/>
        <w:numPr>
          <w:ilvl w:val="0"/>
          <w:numId w:val="3"/>
        </w:numPr>
        <w:rPr>
          <w:rFonts w:eastAsia="SimSun" w:cs="Times New Roman"/>
          <w:color w:val="auto"/>
          <w:szCs w:val="24"/>
        </w:rPr>
      </w:pPr>
      <w:bookmarkStart w:id="28" w:name="_Toc64446115"/>
      <w:r w:rsidRPr="00ED156C">
        <w:rPr>
          <w:rFonts w:eastAsia="SimSun" w:cs="Times New Roman"/>
          <w:color w:val="auto"/>
          <w:szCs w:val="24"/>
        </w:rPr>
        <w:lastRenderedPageBreak/>
        <w:t>Energization and Clearance Certificate for Equipment Status</w:t>
      </w:r>
      <w:bookmarkEnd w:id="28"/>
    </w:p>
    <w:p w14:paraId="59B4CCA7" w14:textId="77777777" w:rsidR="006016AE" w:rsidRPr="00ED156C" w:rsidRDefault="006016AE" w:rsidP="0026221D">
      <w:pPr>
        <w:pStyle w:val="Heading1"/>
        <w:numPr>
          <w:ilvl w:val="1"/>
          <w:numId w:val="3"/>
        </w:numPr>
        <w:rPr>
          <w:rFonts w:cs="Times New Roman"/>
          <w:b w:val="0"/>
          <w:color w:val="auto"/>
          <w:sz w:val="22"/>
          <w:szCs w:val="22"/>
        </w:rPr>
      </w:pPr>
      <w:bookmarkStart w:id="29" w:name="_Toc64446116"/>
      <w:r w:rsidRPr="00ED156C">
        <w:rPr>
          <w:rStyle w:val="Heading2Char"/>
          <w:rFonts w:cs="Times New Roman"/>
          <w:b/>
          <w:color w:val="auto"/>
          <w:szCs w:val="22"/>
        </w:rPr>
        <w:t>Provision of Clearance Certificate by PMLTC/CE HVDC NTDC to NPCC</w:t>
      </w:r>
      <w:bookmarkEnd w:id="29"/>
    </w:p>
    <w:p w14:paraId="081C1709" w14:textId="5759A5AB" w:rsidR="006016AE" w:rsidRPr="00ED156C" w:rsidRDefault="006016AE" w:rsidP="00D03AC9">
      <w:pPr>
        <w:spacing w:line="276" w:lineRule="auto"/>
        <w:ind w:firstLine="540"/>
        <w:rPr>
          <w:rFonts w:eastAsia="SimSun" w:cs="Times New Roman"/>
        </w:rPr>
      </w:pPr>
      <w:r w:rsidRPr="00ED156C">
        <w:rPr>
          <w:rFonts w:eastAsia="SimSun" w:cs="Times New Roman"/>
        </w:rPr>
        <w:t xml:space="preserve">Prior to energization of </w:t>
      </w:r>
      <w:r w:rsidR="003A2E92">
        <w:rPr>
          <w:rFonts w:eastAsia="SimSun" w:cs="Times New Roman"/>
        </w:rPr>
        <w:t>DC</w:t>
      </w:r>
      <w:r w:rsidRPr="00ED156C">
        <w:rPr>
          <w:rFonts w:eastAsia="SimSun" w:cs="Times New Roman"/>
        </w:rPr>
        <w:t xml:space="preserve"> switch yard or any of its component and pre- energization commissioning te</w:t>
      </w:r>
      <w:r w:rsidR="003A2E92">
        <w:rPr>
          <w:rFonts w:eastAsia="SimSun" w:cs="Times New Roman"/>
        </w:rPr>
        <w:t xml:space="preserve">st(s); </w:t>
      </w:r>
      <w:r w:rsidRPr="00ED156C">
        <w:rPr>
          <w:rFonts w:eastAsia="SimSun" w:cs="Times New Roman"/>
        </w:rPr>
        <w:t>PMLTC through CE HVDC,</w:t>
      </w:r>
      <w:r w:rsidR="00B30607">
        <w:rPr>
          <w:rFonts w:eastAsia="SimSun" w:cs="Times New Roman"/>
        </w:rPr>
        <w:t xml:space="preserve"> NTDC,</w:t>
      </w:r>
      <w:r w:rsidRPr="00ED156C">
        <w:rPr>
          <w:rFonts w:eastAsia="SimSun" w:cs="Times New Roman"/>
        </w:rPr>
        <w:t xml:space="preserve"> shall submit an energization message/clearance certificate </w:t>
      </w:r>
      <w:r w:rsidR="00B30607">
        <w:rPr>
          <w:rFonts w:eastAsia="SimSun" w:cs="Times New Roman"/>
        </w:rPr>
        <w:t>(</w:t>
      </w:r>
      <w:r w:rsidR="00CD6686">
        <w:rPr>
          <w:rFonts w:eastAsia="SimSun" w:cs="Times New Roman"/>
        </w:rPr>
        <w:t>Bipole DC Transmission Line and</w:t>
      </w:r>
      <w:r w:rsidR="00B30607">
        <w:rPr>
          <w:rFonts w:eastAsia="SimSun" w:cs="Times New Roman"/>
        </w:rPr>
        <w:t xml:space="preserve"> the relevant component of D</w:t>
      </w:r>
      <w:r w:rsidR="00B30607" w:rsidRPr="00ED156C">
        <w:rPr>
          <w:rFonts w:eastAsia="SimSun" w:cs="Times New Roman"/>
        </w:rPr>
        <w:t xml:space="preserve">C system at Lahore </w:t>
      </w:r>
      <w:r w:rsidR="00B30607">
        <w:rPr>
          <w:rFonts w:eastAsia="SimSun" w:cs="Times New Roman"/>
        </w:rPr>
        <w:t xml:space="preserve">and Matiari </w:t>
      </w:r>
      <w:r w:rsidR="00CD6686">
        <w:rPr>
          <w:rFonts w:eastAsia="SimSun" w:cs="Times New Roman"/>
        </w:rPr>
        <w:t>Converte</w:t>
      </w:r>
      <w:r w:rsidR="00B30607" w:rsidRPr="00ED156C">
        <w:rPr>
          <w:rFonts w:eastAsia="SimSun" w:cs="Times New Roman"/>
        </w:rPr>
        <w:t>r station</w:t>
      </w:r>
      <w:r w:rsidR="00CD6686">
        <w:rPr>
          <w:rFonts w:eastAsia="SimSun" w:cs="Times New Roman"/>
        </w:rPr>
        <w:t>s</w:t>
      </w:r>
      <w:r w:rsidR="00B30607">
        <w:rPr>
          <w:rFonts w:eastAsia="SimSun" w:cs="Times New Roman"/>
        </w:rPr>
        <w:t xml:space="preserve">) </w:t>
      </w:r>
      <w:r w:rsidRPr="00ED156C">
        <w:rPr>
          <w:rFonts w:eastAsia="SimSun" w:cs="Times New Roman"/>
        </w:rPr>
        <w:t xml:space="preserve">along with certificate of </w:t>
      </w:r>
      <w:r w:rsidR="00B30607">
        <w:rPr>
          <w:rFonts w:eastAsia="SimSun" w:cs="Times New Roman"/>
        </w:rPr>
        <w:t>R</w:t>
      </w:r>
      <w:r w:rsidRPr="00ED156C">
        <w:rPr>
          <w:rFonts w:eastAsia="SimSun" w:cs="Times New Roman"/>
        </w:rPr>
        <w:t>eadiness</w:t>
      </w:r>
      <w:r w:rsidR="00C35093">
        <w:rPr>
          <w:rFonts w:eastAsia="SimSun" w:cs="Times New Roman"/>
        </w:rPr>
        <w:t xml:space="preserve"> / S</w:t>
      </w:r>
      <w:r w:rsidRPr="00ED156C">
        <w:rPr>
          <w:rFonts w:eastAsia="SimSun" w:cs="Times New Roman"/>
        </w:rPr>
        <w:t>ynchronization</w:t>
      </w:r>
      <w:r w:rsidR="00B30607">
        <w:rPr>
          <w:rFonts w:eastAsia="SimSun" w:cs="Times New Roman"/>
        </w:rPr>
        <w:t>,</w:t>
      </w:r>
      <w:r w:rsidRPr="00ED156C">
        <w:rPr>
          <w:rFonts w:eastAsia="SimSun" w:cs="Times New Roman"/>
        </w:rPr>
        <w:t xml:space="preserve"> </w:t>
      </w:r>
      <w:r w:rsidR="00B30607">
        <w:rPr>
          <w:rFonts w:eastAsia="SimSun" w:cs="Times New Roman"/>
        </w:rPr>
        <w:t>by the consultant</w:t>
      </w:r>
      <w:r w:rsidR="00B30607" w:rsidRPr="00ED156C">
        <w:rPr>
          <w:rFonts w:eastAsia="SimSun" w:cs="Times New Roman"/>
        </w:rPr>
        <w:t xml:space="preserve"> </w:t>
      </w:r>
      <w:r w:rsidRPr="00ED156C">
        <w:rPr>
          <w:rFonts w:eastAsia="SimSun" w:cs="Times New Roman"/>
        </w:rPr>
        <w:t>to Director Power Control, NPCC by verifying the following:</w:t>
      </w:r>
    </w:p>
    <w:p w14:paraId="38AC6B1E" w14:textId="0E175444"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 construction of primary, secondary and auxiliary infrastructure of all equipment involved in the start-up and commissioning of </w:t>
      </w:r>
      <w:r w:rsidR="003A2E92">
        <w:rPr>
          <w:rFonts w:eastAsia="SimSun" w:cs="Times New Roman"/>
        </w:rPr>
        <w:t>D</w:t>
      </w:r>
      <w:r w:rsidRPr="00ED156C">
        <w:rPr>
          <w:rFonts w:eastAsia="SimSun" w:cs="Times New Roman"/>
        </w:rPr>
        <w:t xml:space="preserve">C Yard at </w:t>
      </w:r>
      <w:r w:rsidR="003A2E92">
        <w:rPr>
          <w:rFonts w:eastAsia="SimSun" w:cs="Times New Roman"/>
        </w:rPr>
        <w:t xml:space="preserve">both Matiari and </w:t>
      </w:r>
      <w:r w:rsidR="00CD6686">
        <w:rPr>
          <w:rFonts w:eastAsia="SimSun" w:cs="Times New Roman"/>
        </w:rPr>
        <w:t>Lahore converte</w:t>
      </w:r>
      <w:r w:rsidRPr="00ED156C">
        <w:rPr>
          <w:rFonts w:eastAsia="SimSun" w:cs="Times New Roman"/>
        </w:rPr>
        <w:t>r station</w:t>
      </w:r>
      <w:r w:rsidR="00495039">
        <w:rPr>
          <w:rFonts w:eastAsia="SimSun" w:cs="Times New Roman"/>
        </w:rPr>
        <w:t>s</w:t>
      </w:r>
      <w:r w:rsidRPr="00ED156C">
        <w:rPr>
          <w:rFonts w:eastAsia="SimSun" w:cs="Times New Roman"/>
        </w:rPr>
        <w:t xml:space="preserve"> have been completed. </w:t>
      </w:r>
    </w:p>
    <w:p w14:paraId="4996363D" w14:textId="77777777"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 construction personnel have been evacuated from the site, and the infrastructure construction grounding wires have been removed. </w:t>
      </w:r>
    </w:p>
    <w:p w14:paraId="22ABA1EC" w14:textId="77777777"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All required main protection and backup protection have been put into operation, automation, communication, defense lines and remedial actions system etc has been implemented and functioning properly. </w:t>
      </w:r>
    </w:p>
    <w:p w14:paraId="2D6F9375" w14:textId="6AF40D29"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The pre-energization tests including sub system on site tests of the circuit/equipment to be energized ha</w:t>
      </w:r>
      <w:r w:rsidR="00B30607">
        <w:rPr>
          <w:rFonts w:eastAsia="SimSun" w:cs="Times New Roman"/>
        </w:rPr>
        <w:t>ve</w:t>
      </w:r>
      <w:r w:rsidRPr="00ED156C">
        <w:rPr>
          <w:rFonts w:eastAsia="SimSun" w:cs="Times New Roman"/>
        </w:rPr>
        <w:t xml:space="preserve"> been performed by the concerned formations and results found satisfactory. </w:t>
      </w:r>
    </w:p>
    <w:p w14:paraId="63BFF73A" w14:textId="77777777" w:rsidR="003A2E92" w:rsidRPr="00ED156C" w:rsidRDefault="003A2E92" w:rsidP="00D03AC9">
      <w:pPr>
        <w:pStyle w:val="ListParagraph"/>
        <w:numPr>
          <w:ilvl w:val="0"/>
          <w:numId w:val="2"/>
        </w:numPr>
        <w:tabs>
          <w:tab w:val="left" w:pos="990"/>
        </w:tabs>
        <w:spacing w:line="276" w:lineRule="auto"/>
        <w:ind w:left="900" w:hanging="540"/>
        <w:rPr>
          <w:rFonts w:eastAsia="SimSun" w:cs="Times New Roman"/>
        </w:rPr>
      </w:pPr>
      <w:r w:rsidRPr="00ED156C">
        <w:rPr>
          <w:rFonts w:eastAsia="SimSun" w:cs="Times New Roman"/>
        </w:rPr>
        <w:t xml:space="preserve">The measuring and debugging equipment required for the system commissioning of </w:t>
      </w:r>
      <w:r>
        <w:rPr>
          <w:rFonts w:eastAsia="SimSun" w:cs="Times New Roman"/>
          <w:kern w:val="0"/>
        </w:rPr>
        <w:t>DC System</w:t>
      </w:r>
      <w:r w:rsidRPr="00ED156C" w:rsidDel="009D446C">
        <w:rPr>
          <w:rFonts w:eastAsia="SimSun" w:cs="Times New Roman"/>
        </w:rPr>
        <w:t xml:space="preserve"> </w:t>
      </w:r>
      <w:r w:rsidRPr="00ED156C">
        <w:rPr>
          <w:rFonts w:eastAsia="SimSun" w:cs="Times New Roman"/>
        </w:rPr>
        <w:t>substation is ready. The relevant equipment on the measuring point has been connected, and the safety measures have been taken.</w:t>
      </w:r>
    </w:p>
    <w:p w14:paraId="05D520DA" w14:textId="6DE88D4F" w:rsidR="006016AE"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Therefore, NPCC is requested to initiate switching/ operations for energization of </w:t>
      </w:r>
      <w:r w:rsidR="00167B86" w:rsidRPr="00102615">
        <w:rPr>
          <w:rFonts w:eastAsia="SimSun" w:cs="Times New Roman"/>
        </w:rPr>
        <w:t xml:space="preserve">±660kV HVDC </w:t>
      </w:r>
      <w:r w:rsidR="00167B86">
        <w:rPr>
          <w:rFonts w:eastAsia="SimSun" w:cs="Times New Roman"/>
        </w:rPr>
        <w:t>Matiari - Lahore system as per approved commissioning program.</w:t>
      </w:r>
    </w:p>
    <w:p w14:paraId="13E46BFB" w14:textId="718F2261" w:rsidR="009E2D9A" w:rsidRPr="009E2D9A" w:rsidRDefault="009E2D9A" w:rsidP="00D03AC9">
      <w:pPr>
        <w:pStyle w:val="PlainText"/>
        <w:numPr>
          <w:ilvl w:val="0"/>
          <w:numId w:val="2"/>
        </w:numPr>
        <w:spacing w:line="276" w:lineRule="auto"/>
        <w:ind w:left="900" w:hanging="540"/>
        <w:rPr>
          <w:rFonts w:ascii="Times New Roman" w:hAnsi="Times New Roman"/>
          <w:sz w:val="22"/>
          <w:szCs w:val="22"/>
        </w:rPr>
      </w:pPr>
      <w:r w:rsidRPr="009E2D9A">
        <w:rPr>
          <w:rFonts w:ascii="Times New Roman" w:hAnsi="Times New Roman"/>
          <w:sz w:val="22"/>
          <w:szCs w:val="22"/>
        </w:rPr>
        <w:t>NPCC</w:t>
      </w:r>
      <w:r w:rsidRPr="009E2D9A">
        <w:rPr>
          <w:rFonts w:ascii="Times New Roman" w:hAnsi="Times New Roman" w:hint="eastAsia"/>
          <w:sz w:val="22"/>
          <w:szCs w:val="22"/>
        </w:rPr>
        <w:t xml:space="preserve"> </w:t>
      </w:r>
      <w:r w:rsidRPr="009E2D9A">
        <w:rPr>
          <w:rFonts w:ascii="Times New Roman" w:hAnsi="Times New Roman"/>
          <w:sz w:val="22"/>
          <w:szCs w:val="22"/>
        </w:rPr>
        <w:t>shall ensure</w:t>
      </w:r>
      <w:r w:rsidRPr="009E2D9A">
        <w:rPr>
          <w:rFonts w:ascii="Times New Roman" w:hAnsi="Times New Roman" w:hint="eastAsia"/>
          <w:sz w:val="22"/>
          <w:szCs w:val="22"/>
        </w:rPr>
        <w:t xml:space="preserve"> that the </w:t>
      </w:r>
      <w:r w:rsidRPr="009E2D9A">
        <w:rPr>
          <w:rFonts w:ascii="Times New Roman" w:hAnsi="Times New Roman"/>
          <w:sz w:val="22"/>
          <w:szCs w:val="22"/>
        </w:rPr>
        <w:t>AC system is normal and shall allow CET to commence the commissioning test.</w:t>
      </w:r>
    </w:p>
    <w:p w14:paraId="04BC9074" w14:textId="69BA2160" w:rsidR="006016AE"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Director Power Control, NPCC shall acknowledge the clearance certificate of the energization. </w:t>
      </w:r>
    </w:p>
    <w:p w14:paraId="3842E0AC" w14:textId="3E5DA4F8" w:rsidR="005B498F" w:rsidRDefault="00B959F1" w:rsidP="00B959F1">
      <w:pPr>
        <w:pStyle w:val="Heading1"/>
        <w:numPr>
          <w:ilvl w:val="0"/>
          <w:numId w:val="3"/>
        </w:numPr>
        <w:rPr>
          <w:rStyle w:val="Heading1Char"/>
          <w:rFonts w:cs="Times New Roman"/>
          <w:b/>
          <w:color w:val="auto"/>
          <w:szCs w:val="24"/>
        </w:rPr>
      </w:pPr>
      <w:bookmarkStart w:id="30" w:name="_Toc64446117"/>
      <w:r>
        <w:rPr>
          <w:rStyle w:val="Heading1Char"/>
          <w:rFonts w:cs="Times New Roman"/>
          <w:b/>
          <w:color w:val="auto"/>
          <w:szCs w:val="24"/>
        </w:rPr>
        <w:t>Safety Precautions during Commissioning T</w:t>
      </w:r>
      <w:r w:rsidRPr="00B959F1">
        <w:rPr>
          <w:rStyle w:val="Heading1Char"/>
          <w:rFonts w:cs="Times New Roman"/>
          <w:b/>
          <w:color w:val="auto"/>
          <w:szCs w:val="24"/>
        </w:rPr>
        <w:t>est</w:t>
      </w:r>
      <w:r>
        <w:rPr>
          <w:rStyle w:val="Heading1Char"/>
          <w:rFonts w:cs="Times New Roman"/>
          <w:b/>
          <w:color w:val="auto"/>
          <w:szCs w:val="24"/>
        </w:rPr>
        <w:t>s:</w:t>
      </w:r>
      <w:bookmarkEnd w:id="30"/>
    </w:p>
    <w:p w14:paraId="298E81FB" w14:textId="441422D7" w:rsidR="00B27C14" w:rsidRDefault="00B27C14" w:rsidP="00B27C14">
      <w:pPr>
        <w:pStyle w:val="ListParagraph"/>
        <w:ind w:left="0" w:firstLine="540"/>
        <w:rPr>
          <w:rFonts w:eastAsia="SimSun" w:cs="Times New Roman"/>
        </w:rPr>
      </w:pPr>
      <w:r w:rsidRPr="00B27C14">
        <w:rPr>
          <w:rFonts w:eastAsia="SimSun" w:cs="Times New Roman"/>
        </w:rPr>
        <w:t>Prior to energization of DC switch yard</w:t>
      </w:r>
      <w:r w:rsidR="007D3984">
        <w:rPr>
          <w:rFonts w:eastAsia="SimSun" w:cs="Times New Roman"/>
        </w:rPr>
        <w:t>, Bipole DC Transmission Line</w:t>
      </w:r>
      <w:r w:rsidRPr="00B27C14">
        <w:rPr>
          <w:rFonts w:eastAsia="SimSun" w:cs="Times New Roman"/>
        </w:rPr>
        <w:t xml:space="preserve"> or any of its component and pre- energization commissioning test(s); PMLTC</w:t>
      </w:r>
      <w:r>
        <w:rPr>
          <w:rFonts w:eastAsia="SimSun" w:cs="Times New Roman"/>
        </w:rPr>
        <w:t xml:space="preserve"> shall make sure following:</w:t>
      </w:r>
    </w:p>
    <w:p w14:paraId="1979B44F" w14:textId="77777777" w:rsidR="00B27C14" w:rsidRPr="00B27C14" w:rsidRDefault="00B27C14" w:rsidP="00B27C14">
      <w:pPr>
        <w:pStyle w:val="ListParagraph"/>
        <w:ind w:left="0" w:firstLine="540"/>
      </w:pPr>
    </w:p>
    <w:p w14:paraId="2AF296AE" w14:textId="31BB77E0" w:rsidR="00B27C14" w:rsidRDefault="00B27C14" w:rsidP="004D0155">
      <w:pPr>
        <w:pStyle w:val="ListParagraph"/>
        <w:numPr>
          <w:ilvl w:val="1"/>
          <w:numId w:val="3"/>
        </w:numPr>
        <w:spacing w:line="276" w:lineRule="auto"/>
      </w:pPr>
      <w:bookmarkStart w:id="31" w:name="_Toc39065542"/>
      <w:r w:rsidRPr="00B27C14">
        <w:t xml:space="preserve">During the test, CET/PMLTC is responsible for on-site safety measures at both converter stations to ensure that they do not affect the operation of equipment. </w:t>
      </w:r>
    </w:p>
    <w:p w14:paraId="4CF0E255" w14:textId="4DC2E055" w:rsidR="00B27C14" w:rsidRPr="00B27C14" w:rsidRDefault="00B27C14" w:rsidP="004D0155">
      <w:pPr>
        <w:pStyle w:val="ListParagraph"/>
        <w:numPr>
          <w:ilvl w:val="1"/>
          <w:numId w:val="3"/>
        </w:numPr>
        <w:spacing w:line="276" w:lineRule="auto"/>
      </w:pPr>
      <w:r w:rsidRPr="00B27C14">
        <w:t xml:space="preserve">During the commissioning of DC system, PMLTC will be responsible for taking on-site safety measures, as per requirement of the commissioning and NEPRA Codes (Power Safety Codes, Grid Codes etc.) and international standards, to ensure equipment and personnel safety at </w:t>
      </w:r>
      <w:r w:rsidR="00E6696E">
        <w:t xml:space="preserve">both Matiari and </w:t>
      </w:r>
      <w:r w:rsidR="00637BA0">
        <w:t>Lahore Converte</w:t>
      </w:r>
      <w:r w:rsidRPr="00B27C14">
        <w:t>r station</w:t>
      </w:r>
      <w:r w:rsidR="00E6696E">
        <w:t>s</w:t>
      </w:r>
      <w:r w:rsidRPr="00B27C14">
        <w:t>.</w:t>
      </w:r>
    </w:p>
    <w:p w14:paraId="7DD5A35B" w14:textId="41207412" w:rsidR="00B27C14" w:rsidRDefault="00B30607" w:rsidP="004D0155">
      <w:pPr>
        <w:pStyle w:val="ListParagraph"/>
        <w:numPr>
          <w:ilvl w:val="1"/>
          <w:numId w:val="3"/>
        </w:numPr>
        <w:spacing w:line="276" w:lineRule="auto"/>
      </w:pPr>
      <w:r>
        <w:t>At</w:t>
      </w:r>
      <w:r w:rsidR="00B27C14" w:rsidRPr="00B27C14">
        <w:t xml:space="preserve"> Matiari and Lahore converter stations, the test equipment or external equipment should be </w:t>
      </w:r>
      <w:r>
        <w:t xml:space="preserve">properly </w:t>
      </w:r>
      <w:r w:rsidR="00B27C14" w:rsidRPr="00B27C14">
        <w:t xml:space="preserve">tagged </w:t>
      </w:r>
      <w:r w:rsidR="00BB73EA">
        <w:t>/locked out</w:t>
      </w:r>
      <w:r w:rsidR="000848FE">
        <w:t>, or use the black</w:t>
      </w:r>
      <w:r w:rsidR="00B27C14" w:rsidRPr="00B27C14">
        <w:t xml:space="preserve">, red and white </w:t>
      </w:r>
      <w:r w:rsidR="000848FE">
        <w:t xml:space="preserve">tape </w:t>
      </w:r>
      <w:r w:rsidR="00B27C14" w:rsidRPr="00B27C14">
        <w:t xml:space="preserve">belt and other warning </w:t>
      </w:r>
      <w:r>
        <w:t>signs/ equipment</w:t>
      </w:r>
      <w:r w:rsidR="00B27C14">
        <w:t>.</w:t>
      </w:r>
    </w:p>
    <w:p w14:paraId="2CDF7F90" w14:textId="30490788" w:rsidR="00DD57A0" w:rsidRDefault="00DD57A0" w:rsidP="00DD57A0">
      <w:pPr>
        <w:pStyle w:val="Heading1"/>
        <w:numPr>
          <w:ilvl w:val="0"/>
          <w:numId w:val="3"/>
        </w:numPr>
        <w:rPr>
          <w:rStyle w:val="Heading1Char"/>
          <w:rFonts w:cs="Times New Roman"/>
          <w:b/>
          <w:color w:val="auto"/>
          <w:szCs w:val="24"/>
        </w:rPr>
      </w:pPr>
      <w:bookmarkStart w:id="32" w:name="_Toc64446118"/>
      <w:bookmarkStart w:id="33" w:name="_Toc39065543"/>
      <w:bookmarkEnd w:id="31"/>
      <w:r>
        <w:rPr>
          <w:rStyle w:val="Heading1Char"/>
          <w:rFonts w:cs="Times New Roman"/>
          <w:b/>
          <w:color w:val="auto"/>
          <w:szCs w:val="24"/>
        </w:rPr>
        <w:lastRenderedPageBreak/>
        <w:t>Commissioning Procedure:</w:t>
      </w:r>
      <w:bookmarkEnd w:id="32"/>
    </w:p>
    <w:p w14:paraId="10CA2F79" w14:textId="4B74D1AD" w:rsidR="00DD57A0" w:rsidRPr="0079762B" w:rsidRDefault="002237D6" w:rsidP="0079762B">
      <w:pPr>
        <w:pStyle w:val="ListParagraph"/>
        <w:ind w:left="0" w:firstLine="540"/>
        <w:rPr>
          <w:rFonts w:eastAsia="SimSun" w:cs="Times New Roman"/>
        </w:rPr>
      </w:pPr>
      <w:r>
        <w:rPr>
          <w:rFonts w:eastAsia="SimSun" w:cs="Times New Roman"/>
        </w:rPr>
        <w:t>The procedure for the commissioning of DC system is as follows</w:t>
      </w:r>
      <w:r w:rsidR="00DD57A0">
        <w:rPr>
          <w:rFonts w:eastAsia="SimSun" w:cs="Times New Roman"/>
        </w:rPr>
        <w:t>:</w:t>
      </w:r>
    </w:p>
    <w:p w14:paraId="378BE343" w14:textId="5B9CC0CC" w:rsidR="00DD57A0" w:rsidRDefault="002237D6" w:rsidP="002237D6">
      <w:pPr>
        <w:pStyle w:val="ListParagraph"/>
        <w:numPr>
          <w:ilvl w:val="1"/>
          <w:numId w:val="3"/>
        </w:numPr>
        <w:spacing w:line="276" w:lineRule="auto"/>
      </w:pPr>
      <w:r w:rsidRPr="002237D6">
        <w:t xml:space="preserve">Commissioning director shall seek </w:t>
      </w:r>
      <w:r>
        <w:t xml:space="preserve">formal </w:t>
      </w:r>
      <w:r w:rsidRPr="002237D6">
        <w:t>permission from NPCC</w:t>
      </w:r>
      <w:r>
        <w:t xml:space="preserve"> before initiating any commissioning test</w:t>
      </w:r>
      <w:r w:rsidR="00DD57A0" w:rsidRPr="00B27C14">
        <w:t xml:space="preserve">. </w:t>
      </w:r>
    </w:p>
    <w:p w14:paraId="33C26203" w14:textId="21A74E47" w:rsidR="002237D6" w:rsidRDefault="002237D6" w:rsidP="002237D6">
      <w:pPr>
        <w:pStyle w:val="ListParagraph"/>
        <w:numPr>
          <w:ilvl w:val="1"/>
          <w:numId w:val="3"/>
        </w:numPr>
        <w:spacing w:line="276" w:lineRule="auto"/>
      </w:pPr>
      <w:r w:rsidRPr="002237D6">
        <w:t xml:space="preserve">NPCC will </w:t>
      </w:r>
      <w:r w:rsidR="000848FE">
        <w:t>manage</w:t>
      </w:r>
      <w:r w:rsidRPr="002237D6">
        <w:t xml:space="preserve"> the operation of AC system to meet the requirements of commissioning</w:t>
      </w:r>
      <w:r>
        <w:t xml:space="preserve"> tests as planned </w:t>
      </w:r>
      <w:r w:rsidR="00F86A96">
        <w:t>for a</w:t>
      </w:r>
      <w:r>
        <w:t xml:space="preserve"> particular day</w:t>
      </w:r>
      <w:r w:rsidRPr="002237D6">
        <w:t>.</w:t>
      </w:r>
    </w:p>
    <w:p w14:paraId="58E9E648" w14:textId="27D38245" w:rsidR="002237D6" w:rsidRDefault="002237D6" w:rsidP="002237D6">
      <w:pPr>
        <w:pStyle w:val="ListParagraph"/>
        <w:numPr>
          <w:ilvl w:val="1"/>
          <w:numId w:val="3"/>
        </w:numPr>
        <w:spacing w:line="276" w:lineRule="auto"/>
      </w:pPr>
      <w:r>
        <w:t xml:space="preserve">If in any case, </w:t>
      </w:r>
      <w:r w:rsidR="00B55F19">
        <w:t>the</w:t>
      </w:r>
      <w:r w:rsidR="00F86A96">
        <w:t xml:space="preserve"> </w:t>
      </w:r>
      <w:r w:rsidRPr="002237D6">
        <w:t xml:space="preserve">commissioning work cannot be carried out in accordance with the commissioning plan due to </w:t>
      </w:r>
      <w:r w:rsidR="00F86A96">
        <w:t xml:space="preserve">undesired </w:t>
      </w:r>
      <w:r w:rsidRPr="002237D6">
        <w:t xml:space="preserve">AC system </w:t>
      </w:r>
      <w:r>
        <w:t>/ Power grid conditions</w:t>
      </w:r>
      <w:r w:rsidRPr="002237D6">
        <w:t>, test plan of that d</w:t>
      </w:r>
      <w:r w:rsidR="0079762B">
        <w:t>ay shall be rescheduled by NPCC, with co-ordination of CE</w:t>
      </w:r>
      <w:r w:rsidR="000848FE">
        <w:t>-</w:t>
      </w:r>
      <w:r w:rsidR="0079762B">
        <w:t>HVDC and PMLTC.</w:t>
      </w:r>
    </w:p>
    <w:p w14:paraId="4342C268" w14:textId="43718B4A" w:rsidR="00B55F19" w:rsidRPr="00657D4E" w:rsidRDefault="00BB73EA" w:rsidP="00657D4E">
      <w:pPr>
        <w:pStyle w:val="ListParagraph"/>
        <w:numPr>
          <w:ilvl w:val="1"/>
          <w:numId w:val="3"/>
        </w:numPr>
        <w:spacing w:line="276" w:lineRule="auto"/>
      </w:pPr>
      <w:r>
        <w:t xml:space="preserve"> </w:t>
      </w:r>
      <w:r w:rsidR="000848FE">
        <w:t>NPCC</w:t>
      </w:r>
      <w:r w:rsidR="00B55F19">
        <w:t xml:space="preserve"> instructions to be followed by all concerned during the commissioning of HVDC system in view of prevailing system conditions.</w:t>
      </w:r>
    </w:p>
    <w:p w14:paraId="059D1710" w14:textId="5005B759" w:rsidR="00055083" w:rsidRDefault="00055083" w:rsidP="00055083">
      <w:pPr>
        <w:pStyle w:val="Heading1"/>
        <w:numPr>
          <w:ilvl w:val="0"/>
          <w:numId w:val="3"/>
        </w:numPr>
        <w:rPr>
          <w:rStyle w:val="Heading1Char"/>
          <w:rFonts w:cs="Times New Roman"/>
          <w:b/>
          <w:color w:val="auto"/>
          <w:szCs w:val="24"/>
        </w:rPr>
      </w:pPr>
      <w:bookmarkStart w:id="34" w:name="_Toc64446119"/>
      <w:r>
        <w:rPr>
          <w:rStyle w:val="Heading1Char"/>
          <w:rFonts w:cs="Times New Roman"/>
          <w:b/>
          <w:color w:val="auto"/>
          <w:szCs w:val="24"/>
        </w:rPr>
        <w:t>Disturbance Handling:</w:t>
      </w:r>
      <w:bookmarkEnd w:id="34"/>
    </w:p>
    <w:p w14:paraId="768A7050" w14:textId="162B03CA" w:rsidR="00055083" w:rsidRDefault="00EF3940" w:rsidP="00055083">
      <w:pPr>
        <w:pStyle w:val="ListParagraph"/>
        <w:ind w:left="0" w:firstLine="540"/>
        <w:rPr>
          <w:rFonts w:eastAsia="SimSun" w:cs="Times New Roman"/>
        </w:rPr>
      </w:pPr>
      <w:r w:rsidRPr="00EF3940">
        <w:rPr>
          <w:rFonts w:eastAsia="SimSun" w:cs="Times New Roman"/>
        </w:rPr>
        <w:t xml:space="preserve">During the test, CET/PMLTC is responsible for on-site safety measures at both converter stations to ensure </w:t>
      </w:r>
      <w:r w:rsidR="00410981">
        <w:rPr>
          <w:rFonts w:eastAsia="SimSun" w:cs="Times New Roman"/>
        </w:rPr>
        <w:t xml:space="preserve">human safety and stable </w:t>
      </w:r>
      <w:r w:rsidRPr="00EF3940">
        <w:rPr>
          <w:rFonts w:eastAsia="SimSun" w:cs="Times New Roman"/>
        </w:rPr>
        <w:t xml:space="preserve">operation of equipment. </w:t>
      </w:r>
      <w:r w:rsidR="00055083" w:rsidRPr="00EA22DC">
        <w:rPr>
          <w:rFonts w:eastAsia="SimSun" w:cs="Times New Roman"/>
        </w:rPr>
        <w:t xml:space="preserve">The </w:t>
      </w:r>
      <w:r w:rsidR="00EA22DC" w:rsidRPr="00EA22DC">
        <w:rPr>
          <w:rFonts w:eastAsia="SimSun" w:cs="Times New Roman"/>
        </w:rPr>
        <w:t>scope of responsibilities in the event of disturbance handling during</w:t>
      </w:r>
      <w:r w:rsidR="00055083" w:rsidRPr="00EA22DC">
        <w:rPr>
          <w:rFonts w:eastAsia="SimSun" w:cs="Times New Roman"/>
        </w:rPr>
        <w:t xml:space="preserve"> the commissioning of DC system is as follows:</w:t>
      </w:r>
    </w:p>
    <w:p w14:paraId="3803B369" w14:textId="77777777" w:rsidR="00055083" w:rsidRPr="00B27C14" w:rsidRDefault="00055083" w:rsidP="00055083">
      <w:pPr>
        <w:pStyle w:val="ListParagraph"/>
        <w:ind w:left="0" w:firstLine="540"/>
      </w:pPr>
    </w:p>
    <w:p w14:paraId="6B107538" w14:textId="29E00145" w:rsidR="00055083" w:rsidRDefault="00055083" w:rsidP="00FA35D1">
      <w:pPr>
        <w:pStyle w:val="ListParagraph"/>
        <w:numPr>
          <w:ilvl w:val="1"/>
          <w:numId w:val="3"/>
        </w:numPr>
        <w:spacing w:line="276" w:lineRule="auto"/>
      </w:pPr>
      <w:r>
        <w:t>NPCC is responsible for the switching operation and disturbance management of AC system of the associated grid stations/pl</w:t>
      </w:r>
      <w:r w:rsidR="00FA35D1">
        <w:t>ants connected with the converte</w:t>
      </w:r>
      <w:r>
        <w:t>r stations, and PMLTC is responsible for the switching operation and disturbance managemen</w:t>
      </w:r>
      <w:r w:rsidR="00FA35D1">
        <w:t xml:space="preserve">t of Matiari and Lahore Converter stations and </w:t>
      </w:r>
      <w:r w:rsidR="00FA35D1">
        <w:rPr>
          <w:rFonts w:eastAsia="SimSun" w:cs="Times New Roman"/>
        </w:rPr>
        <w:t>Bipole DC Transmission Line</w:t>
      </w:r>
      <w:r w:rsidR="006B1AB7">
        <w:rPr>
          <w:rFonts w:eastAsia="SimSun" w:cs="Times New Roman"/>
        </w:rPr>
        <w:t>.</w:t>
      </w:r>
    </w:p>
    <w:p w14:paraId="716DD210" w14:textId="7EC0C851" w:rsidR="00055083" w:rsidRDefault="00055083" w:rsidP="00055083">
      <w:pPr>
        <w:pStyle w:val="ListParagraph"/>
        <w:numPr>
          <w:ilvl w:val="1"/>
          <w:numId w:val="3"/>
        </w:numPr>
        <w:spacing w:line="276" w:lineRule="auto"/>
      </w:pPr>
      <w:r>
        <w:t xml:space="preserve">In case there is any problem or equipment fault occurred with the AC system during the commissioning test, NPCC will coordinate with </w:t>
      </w:r>
      <w:r w:rsidR="00B55F19">
        <w:t>relevant NTDC A</w:t>
      </w:r>
      <w:r>
        <w:t xml:space="preserve">sset </w:t>
      </w:r>
      <w:r w:rsidR="00B55F19">
        <w:t>M</w:t>
      </w:r>
      <w:r>
        <w:t xml:space="preserve">anagement to fix it. In case there is any problem or equipment fault occurred </w:t>
      </w:r>
      <w:r w:rsidR="00B55F19">
        <w:t>at</w:t>
      </w:r>
      <w:r w:rsidR="00FA35D1">
        <w:t xml:space="preserve"> Matiari and Lahore Converte</w:t>
      </w:r>
      <w:r>
        <w:t>r station</w:t>
      </w:r>
      <w:r w:rsidR="00FA35D1">
        <w:t xml:space="preserve">s and </w:t>
      </w:r>
      <w:r w:rsidR="00FA35D1">
        <w:rPr>
          <w:rFonts w:eastAsia="SimSun" w:cs="Times New Roman"/>
        </w:rPr>
        <w:t>Bipole DC Transmission Line</w:t>
      </w:r>
      <w:r>
        <w:t>, PMLTC will fix it.</w:t>
      </w:r>
    </w:p>
    <w:p w14:paraId="6343ECB1" w14:textId="358CC1D6" w:rsidR="00055083" w:rsidRPr="004B2EA5" w:rsidRDefault="00055083" w:rsidP="004B2EA5">
      <w:pPr>
        <w:pStyle w:val="ListParagraph"/>
        <w:numPr>
          <w:ilvl w:val="1"/>
          <w:numId w:val="3"/>
        </w:numPr>
      </w:pPr>
      <w:r w:rsidRPr="00055083">
        <w:t xml:space="preserve">During the commissioning, </w:t>
      </w:r>
      <w:r>
        <w:t>if any</w:t>
      </w:r>
      <w:r w:rsidRPr="00055083">
        <w:t xml:space="preserve"> equipment under test </w:t>
      </w:r>
      <w:r>
        <w:t>depicts</w:t>
      </w:r>
      <w:r w:rsidRPr="00055083">
        <w:t xml:space="preserve"> abnormal</w:t>
      </w:r>
      <w:r>
        <w:t xml:space="preserve"> behavior</w:t>
      </w:r>
      <w:r w:rsidRPr="00055083">
        <w:t xml:space="preserve">, the commissioning director is responsible for </w:t>
      </w:r>
      <w:r w:rsidR="00575ED8">
        <w:t>managing the disturbance</w:t>
      </w:r>
      <w:r w:rsidRPr="00055083">
        <w:t>.</w:t>
      </w:r>
      <w:r w:rsidR="004B2EA5">
        <w:t xml:space="preserve"> Furthermore, </w:t>
      </w:r>
      <w:r w:rsidR="004B2EA5" w:rsidRPr="004B2EA5">
        <w:t>written fault analysis report shall be submitte</w:t>
      </w:r>
      <w:r w:rsidR="004B2EA5">
        <w:t xml:space="preserve">d officially after the test.   </w:t>
      </w:r>
    </w:p>
    <w:p w14:paraId="70998F97" w14:textId="4F82B997" w:rsidR="00055083" w:rsidRDefault="00B55F19" w:rsidP="00055083">
      <w:pPr>
        <w:pStyle w:val="ListParagraph"/>
        <w:numPr>
          <w:ilvl w:val="1"/>
          <w:numId w:val="3"/>
        </w:numPr>
        <w:spacing w:line="276" w:lineRule="auto"/>
      </w:pPr>
      <w:r>
        <w:t>During the</w:t>
      </w:r>
      <w:r w:rsidR="00055083" w:rsidRPr="00055083">
        <w:t xml:space="preserve"> commissioning, </w:t>
      </w:r>
      <w:r w:rsidR="00055083">
        <w:t>if</w:t>
      </w:r>
      <w:r w:rsidR="00055083" w:rsidRPr="00055083">
        <w:t xml:space="preserve"> an emergent situation </w:t>
      </w:r>
      <w:r w:rsidR="00055083">
        <w:t xml:space="preserve">arises that </w:t>
      </w:r>
      <w:r w:rsidR="00055083" w:rsidRPr="00055083">
        <w:t xml:space="preserve">endangers personal safety and </w:t>
      </w:r>
      <w:r w:rsidR="00055083">
        <w:t>po</w:t>
      </w:r>
      <w:r w:rsidR="00055083" w:rsidRPr="00055083">
        <w:t>s</w:t>
      </w:r>
      <w:r w:rsidR="00055083">
        <w:t>es</w:t>
      </w:r>
      <w:r w:rsidR="00055083" w:rsidRPr="00055083">
        <w:t xml:space="preserve"> serious </w:t>
      </w:r>
      <w:r w:rsidR="00055083">
        <w:t>threat</w:t>
      </w:r>
      <w:r w:rsidR="00055083" w:rsidRPr="00055083">
        <w:t xml:space="preserve"> to the main equipment, the operators may not wait for t</w:t>
      </w:r>
      <w:r w:rsidR="00055083">
        <w:t xml:space="preserve">he commissioning director order and </w:t>
      </w:r>
      <w:r w:rsidR="007203C9">
        <w:t>is</w:t>
      </w:r>
      <w:r w:rsidR="00055083">
        <w:t xml:space="preserve"> permitted to</w:t>
      </w:r>
      <w:r w:rsidR="00055083" w:rsidRPr="00055083">
        <w:t xml:space="preserve"> immediately stop the DC system, and inform NPCC.</w:t>
      </w:r>
    </w:p>
    <w:p w14:paraId="2CFFCFCA" w14:textId="12963301" w:rsidR="001E1332" w:rsidRDefault="00FF5C38" w:rsidP="001E1332">
      <w:pPr>
        <w:pStyle w:val="ListParagraph"/>
        <w:numPr>
          <w:ilvl w:val="1"/>
          <w:numId w:val="3"/>
        </w:numPr>
        <w:spacing w:line="276" w:lineRule="auto"/>
      </w:pPr>
      <w:r w:rsidRPr="00FF5C38">
        <w:t>If the DC system is out of service due to an abnormal AC system or fault, the converter station operator shall immediately report the disturbance to NPCC</w:t>
      </w:r>
      <w:r w:rsidR="00575ED8">
        <w:t>.</w:t>
      </w:r>
    </w:p>
    <w:p w14:paraId="6CD34FE6" w14:textId="4C1D187C" w:rsidR="001E1332" w:rsidRDefault="001E1332" w:rsidP="001E1332">
      <w:pPr>
        <w:pStyle w:val="Heading1"/>
        <w:numPr>
          <w:ilvl w:val="0"/>
          <w:numId w:val="3"/>
        </w:numPr>
        <w:rPr>
          <w:rStyle w:val="Heading1Char"/>
          <w:rFonts w:cs="Times New Roman"/>
          <w:b/>
          <w:color w:val="auto"/>
          <w:szCs w:val="24"/>
        </w:rPr>
      </w:pPr>
      <w:bookmarkStart w:id="35" w:name="_Toc64446120"/>
      <w:r>
        <w:rPr>
          <w:rStyle w:val="Heading1Char"/>
          <w:rFonts w:cs="Times New Roman"/>
          <w:b/>
          <w:color w:val="auto"/>
          <w:szCs w:val="24"/>
        </w:rPr>
        <w:t xml:space="preserve">Equipment Status Report (ESR) before </w:t>
      </w:r>
      <w:r w:rsidR="00D46BE3">
        <w:rPr>
          <w:rStyle w:val="Heading1Char"/>
          <w:rFonts w:cs="Times New Roman"/>
          <w:b/>
          <w:color w:val="auto"/>
          <w:szCs w:val="24"/>
        </w:rPr>
        <w:t>start</w:t>
      </w:r>
      <w:r>
        <w:rPr>
          <w:rStyle w:val="Heading1Char"/>
          <w:rFonts w:cs="Times New Roman"/>
          <w:b/>
          <w:color w:val="auto"/>
          <w:szCs w:val="24"/>
        </w:rPr>
        <w:t xml:space="preserve"> of commissioning</w:t>
      </w:r>
      <w:r w:rsidR="00D46BE3">
        <w:rPr>
          <w:rStyle w:val="Heading1Char"/>
          <w:rFonts w:cs="Times New Roman"/>
          <w:b/>
          <w:color w:val="auto"/>
          <w:szCs w:val="24"/>
        </w:rPr>
        <w:t xml:space="preserve"> tests</w:t>
      </w:r>
      <w:r>
        <w:rPr>
          <w:rStyle w:val="Heading1Char"/>
          <w:rFonts w:cs="Times New Roman"/>
          <w:b/>
          <w:color w:val="auto"/>
          <w:szCs w:val="24"/>
        </w:rPr>
        <w:t>:</w:t>
      </w:r>
      <w:bookmarkEnd w:id="35"/>
    </w:p>
    <w:p w14:paraId="01AD0A64" w14:textId="4D73B7F5" w:rsidR="001E1332" w:rsidRDefault="00D46BE3" w:rsidP="00D46BE3">
      <w:pPr>
        <w:pStyle w:val="ListParagraph"/>
        <w:ind w:left="0" w:firstLine="480"/>
        <w:rPr>
          <w:rFonts w:eastAsia="SimSun" w:cs="Times New Roman"/>
        </w:rPr>
      </w:pPr>
      <w:r w:rsidRPr="00D46BE3">
        <w:rPr>
          <w:rFonts w:eastAsia="SimSun" w:cs="Times New Roman"/>
        </w:rPr>
        <w:t>Commissioning Directors at both Matiari and Lahore converter station</w:t>
      </w:r>
      <w:r w:rsidR="006B1AB7">
        <w:rPr>
          <w:rFonts w:eastAsia="SimSun" w:cs="Times New Roman"/>
        </w:rPr>
        <w:t>s</w:t>
      </w:r>
      <w:r w:rsidRPr="00D46BE3">
        <w:rPr>
          <w:rFonts w:eastAsia="SimSun" w:cs="Times New Roman"/>
        </w:rPr>
        <w:t xml:space="preserve"> shall submit following ESR to NPCC</w:t>
      </w:r>
      <w:r>
        <w:rPr>
          <w:rFonts w:eastAsia="SimSun" w:cs="Times New Roman"/>
        </w:rPr>
        <w:t xml:space="preserve"> prior to commissioning test each day as follows</w:t>
      </w:r>
      <w:r w:rsidR="001E1332" w:rsidRPr="00EA22DC">
        <w:rPr>
          <w:rFonts w:eastAsia="SimSun" w:cs="Times New Roman"/>
        </w:rPr>
        <w:t>:</w:t>
      </w:r>
    </w:p>
    <w:p w14:paraId="66745E17" w14:textId="77777777" w:rsidR="001E1332" w:rsidRPr="00B27C14" w:rsidRDefault="001E1332" w:rsidP="001E1332">
      <w:pPr>
        <w:pStyle w:val="ListParagraph"/>
        <w:ind w:left="0" w:firstLine="540"/>
      </w:pPr>
    </w:p>
    <w:p w14:paraId="301D0C39" w14:textId="0983BA75" w:rsidR="00D46BE3" w:rsidRDefault="00D46BE3" w:rsidP="00D46BE3">
      <w:pPr>
        <w:pStyle w:val="ListParagraph"/>
        <w:numPr>
          <w:ilvl w:val="1"/>
          <w:numId w:val="3"/>
        </w:numPr>
        <w:spacing w:line="276" w:lineRule="auto"/>
      </w:pPr>
      <w:r w:rsidRPr="00D46BE3">
        <w:t>AC breaker</w:t>
      </w:r>
      <w:r>
        <w:t>s</w:t>
      </w:r>
      <w:r w:rsidRPr="00D46BE3">
        <w:t xml:space="preserve"> controlling </w:t>
      </w:r>
      <w:r>
        <w:t xml:space="preserve">converter </w:t>
      </w:r>
      <w:r w:rsidRPr="00D46BE3">
        <w:t>transformer of pole I and II</w:t>
      </w:r>
      <w:r>
        <w:t xml:space="preserve"> </w:t>
      </w:r>
      <w:r w:rsidR="007455B1">
        <w:t xml:space="preserve">at both Matiari/Lahore C/S </w:t>
      </w:r>
      <w:r>
        <w:t xml:space="preserve">are in </w:t>
      </w:r>
      <w:r w:rsidRPr="00D46BE3">
        <w:t>cold standby state</w:t>
      </w:r>
      <w:r w:rsidR="00410981">
        <w:t xml:space="preserve"> or otherwise</w:t>
      </w:r>
      <w:r>
        <w:t>.</w:t>
      </w:r>
    </w:p>
    <w:p w14:paraId="5AFD360D" w14:textId="0775F99C" w:rsidR="00D46BE3" w:rsidRDefault="00D46BE3" w:rsidP="00D46BE3">
      <w:pPr>
        <w:pStyle w:val="ListParagraph"/>
        <w:numPr>
          <w:ilvl w:val="1"/>
          <w:numId w:val="3"/>
        </w:numPr>
        <w:spacing w:line="276" w:lineRule="auto"/>
      </w:pPr>
      <w:r>
        <w:lastRenderedPageBreak/>
        <w:t xml:space="preserve">Complete </w:t>
      </w:r>
      <w:r w:rsidRPr="00D46BE3">
        <w:t xml:space="preserve">DC </w:t>
      </w:r>
      <w:r>
        <w:t>switchgear at Matiari/Lahore</w:t>
      </w:r>
      <w:r w:rsidRPr="00D46BE3">
        <w:t xml:space="preserve"> </w:t>
      </w:r>
      <w:r w:rsidR="007455B1">
        <w:t xml:space="preserve">C/S </w:t>
      </w:r>
      <w:r w:rsidRPr="00D46BE3">
        <w:t xml:space="preserve">is in </w:t>
      </w:r>
      <w:r w:rsidR="00575ED8">
        <w:t>*</w:t>
      </w:r>
      <w:r w:rsidRPr="00D46BE3">
        <w:t>cold standby state</w:t>
      </w:r>
      <w:r>
        <w:t>.</w:t>
      </w:r>
    </w:p>
    <w:p w14:paraId="238C389E" w14:textId="0D50948F" w:rsidR="000848FE" w:rsidRDefault="00E5052D" w:rsidP="000848FE">
      <w:pPr>
        <w:pStyle w:val="ListParagraph"/>
        <w:numPr>
          <w:ilvl w:val="1"/>
          <w:numId w:val="3"/>
        </w:numPr>
        <w:spacing w:line="276" w:lineRule="auto"/>
      </w:pPr>
      <w:r>
        <w:rPr>
          <w:noProof/>
          <w:lang w:eastAsia="en-US"/>
        </w:rPr>
        <w:drawing>
          <wp:anchor distT="0" distB="0" distL="114300" distR="114300" simplePos="0" relativeHeight="251661312" behindDoc="1" locked="0" layoutInCell="1" allowOverlap="1" wp14:anchorId="7C44BCEA" wp14:editId="2EC4A3DD">
            <wp:simplePos x="0" y="0"/>
            <wp:positionH relativeFrom="margin">
              <wp:align>left</wp:align>
            </wp:positionH>
            <wp:positionV relativeFrom="paragraph">
              <wp:posOffset>615315</wp:posOffset>
            </wp:positionV>
            <wp:extent cx="5324475" cy="2476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4475" cy="247650"/>
                    </a:xfrm>
                    <a:prstGeom prst="rect">
                      <a:avLst/>
                    </a:prstGeom>
                  </pic:spPr>
                </pic:pic>
              </a:graphicData>
            </a:graphic>
          </wp:anchor>
        </w:drawing>
      </w:r>
      <w:r w:rsidR="00D46BE3" w:rsidRPr="00D46BE3">
        <w:t>DC line of pole I and II</w:t>
      </w:r>
      <w:r w:rsidR="007455B1" w:rsidRPr="007455B1">
        <w:t xml:space="preserve"> </w:t>
      </w:r>
      <w:r w:rsidR="007455B1">
        <w:t>at both Matiari/Lahore</w:t>
      </w:r>
      <w:r w:rsidR="00D46BE3" w:rsidRPr="00D46BE3">
        <w:t xml:space="preserve"> </w:t>
      </w:r>
      <w:r w:rsidR="007455B1">
        <w:t xml:space="preserve">C/S </w:t>
      </w:r>
      <w:r w:rsidR="00D46BE3" w:rsidRPr="00D46BE3">
        <w:t xml:space="preserve">is in </w:t>
      </w:r>
      <w:r w:rsidR="00575ED8">
        <w:t>*</w:t>
      </w:r>
      <w:r w:rsidR="00D46BE3" w:rsidRPr="00D46BE3">
        <w:t>cold standby state</w:t>
      </w:r>
      <w:r w:rsidR="00D46BE3">
        <w:t>.</w:t>
      </w:r>
    </w:p>
    <w:p w14:paraId="58296694" w14:textId="0D8545D7" w:rsidR="00D46BE3" w:rsidRDefault="00D46BE3" w:rsidP="00D46BE3">
      <w:pPr>
        <w:pStyle w:val="ListParagraph"/>
        <w:numPr>
          <w:ilvl w:val="1"/>
          <w:numId w:val="3"/>
        </w:numPr>
        <w:spacing w:line="276" w:lineRule="auto"/>
      </w:pPr>
      <w:r>
        <w:t xml:space="preserve">All AC filters </w:t>
      </w:r>
      <w:r w:rsidR="007455B1">
        <w:t xml:space="preserve">at both Matiari/Lahore C/S </w:t>
      </w:r>
      <w:r w:rsidRPr="00D46BE3">
        <w:t xml:space="preserve">are </w:t>
      </w:r>
      <w:r>
        <w:t>in “R</w:t>
      </w:r>
      <w:r w:rsidRPr="00D46BE3">
        <w:t xml:space="preserve">eady for </w:t>
      </w:r>
      <w:r>
        <w:t>O</w:t>
      </w:r>
      <w:r w:rsidRPr="00D46BE3">
        <w:t>peration</w:t>
      </w:r>
      <w:r>
        <w:t>” condition.</w:t>
      </w:r>
    </w:p>
    <w:p w14:paraId="0B3B8198" w14:textId="487360AC" w:rsidR="00575ED8" w:rsidRDefault="007455B1" w:rsidP="00575ED8">
      <w:pPr>
        <w:pStyle w:val="ListParagraph"/>
        <w:numPr>
          <w:ilvl w:val="1"/>
          <w:numId w:val="3"/>
        </w:numPr>
        <w:spacing w:line="276" w:lineRule="auto"/>
      </w:pPr>
      <w:r w:rsidRPr="007455B1">
        <w:t>AC line</w:t>
      </w:r>
      <w:r>
        <w:t>s</w:t>
      </w:r>
      <w:r w:rsidRPr="007455B1">
        <w:t xml:space="preserve"> and the remaining 500 kV equipment </w:t>
      </w:r>
      <w:r>
        <w:t xml:space="preserve">at both Matiari/Lahore C/S </w:t>
      </w:r>
      <w:r w:rsidRPr="007455B1">
        <w:t>is in normal operation.</w:t>
      </w:r>
      <w:r>
        <w:t xml:space="preserve"> </w:t>
      </w:r>
    </w:p>
    <w:p w14:paraId="40C649BB" w14:textId="1973D192" w:rsidR="00575ED8" w:rsidRDefault="00575ED8" w:rsidP="00475902"/>
    <w:p w14:paraId="16C214A7" w14:textId="33F6E33B" w:rsidR="00833D72" w:rsidRDefault="00833D72" w:rsidP="00833D72">
      <w:pPr>
        <w:pStyle w:val="Heading1"/>
        <w:numPr>
          <w:ilvl w:val="0"/>
          <w:numId w:val="3"/>
        </w:numPr>
        <w:rPr>
          <w:rStyle w:val="Heading1Char"/>
          <w:rFonts w:cs="Times New Roman"/>
          <w:b/>
          <w:color w:val="auto"/>
          <w:szCs w:val="24"/>
        </w:rPr>
      </w:pPr>
      <w:bookmarkStart w:id="36" w:name="_Toc64446121"/>
      <w:r>
        <w:rPr>
          <w:rStyle w:val="Heading1Char"/>
          <w:rFonts w:cs="Times New Roman"/>
          <w:b/>
          <w:color w:val="auto"/>
          <w:szCs w:val="24"/>
        </w:rPr>
        <w:t>C</w:t>
      </w:r>
      <w:r w:rsidR="00475902">
        <w:rPr>
          <w:rStyle w:val="Heading1Char"/>
          <w:rFonts w:cs="Times New Roman"/>
          <w:b/>
          <w:color w:val="auto"/>
          <w:szCs w:val="24"/>
        </w:rPr>
        <w:t>ommissioning Test Startup</w:t>
      </w:r>
      <w:r>
        <w:rPr>
          <w:rStyle w:val="Heading1Char"/>
          <w:rFonts w:cs="Times New Roman"/>
          <w:b/>
          <w:color w:val="auto"/>
          <w:szCs w:val="24"/>
        </w:rPr>
        <w:t xml:space="preserve"> Procedure:</w:t>
      </w:r>
      <w:bookmarkEnd w:id="36"/>
    </w:p>
    <w:p w14:paraId="274EA32C" w14:textId="1158F5EE" w:rsidR="00833D72" w:rsidRPr="00917429" w:rsidRDefault="00833D72" w:rsidP="00917429">
      <w:pPr>
        <w:pStyle w:val="ListParagraph"/>
        <w:ind w:left="0" w:firstLine="480"/>
        <w:rPr>
          <w:rFonts w:eastAsia="SimSun" w:cs="Times New Roman"/>
        </w:rPr>
      </w:pPr>
      <w:r w:rsidRPr="00D46BE3">
        <w:rPr>
          <w:rFonts w:eastAsia="SimSun" w:cs="Times New Roman"/>
        </w:rPr>
        <w:t>Commissioning Directors at both Matiari and Lahore converter station</w:t>
      </w:r>
      <w:r w:rsidR="006B1AB7">
        <w:rPr>
          <w:rFonts w:eastAsia="SimSun" w:cs="Times New Roman"/>
        </w:rPr>
        <w:t>s</w:t>
      </w:r>
      <w:r w:rsidRPr="00D46BE3">
        <w:rPr>
          <w:rFonts w:eastAsia="SimSun" w:cs="Times New Roman"/>
        </w:rPr>
        <w:t xml:space="preserve"> shall </w:t>
      </w:r>
      <w:r w:rsidR="00357910">
        <w:rPr>
          <w:rFonts w:eastAsia="SimSun" w:cs="Times New Roman"/>
        </w:rPr>
        <w:t>seek a telephonic permission from NPCC, to formally start the tests as mentioned in the approved plan of that particular day after receiving the acknowledgement of “Commissioning Application” (as mentioned in 4.3) from NPCC.</w:t>
      </w:r>
      <w:r w:rsidR="00735604">
        <w:rPr>
          <w:rFonts w:eastAsia="SimSun" w:cs="Times New Roman"/>
        </w:rPr>
        <w:t xml:space="preserve"> </w:t>
      </w:r>
      <w:r w:rsidR="00917429">
        <w:rPr>
          <w:rFonts w:eastAsia="SimSun" w:cs="Times New Roman"/>
        </w:rPr>
        <w:t>The prerequisites and Test steps related to each individual tests are described below:</w:t>
      </w:r>
    </w:p>
    <w:p w14:paraId="1A074EA7" w14:textId="636B8464" w:rsidR="002C24BA" w:rsidRDefault="002C24BA" w:rsidP="002C24BA">
      <w:pPr>
        <w:pStyle w:val="Heading1"/>
        <w:numPr>
          <w:ilvl w:val="1"/>
          <w:numId w:val="3"/>
        </w:numPr>
        <w:rPr>
          <w:rStyle w:val="Heading2Char"/>
          <w:b/>
        </w:rPr>
      </w:pPr>
      <w:bookmarkStart w:id="37" w:name="_Toc64446122"/>
      <w:bookmarkStart w:id="38" w:name="_Toc39065544"/>
      <w:bookmarkEnd w:id="33"/>
      <w:r w:rsidRPr="002C24BA">
        <w:rPr>
          <w:rStyle w:val="Heading2Char"/>
          <w:b/>
        </w:rPr>
        <w:t>Initial Operation Tests, Joint Current Control, Normal</w:t>
      </w:r>
      <w:r w:rsidR="00A64038">
        <w:rPr>
          <w:rStyle w:val="Heading2Char"/>
          <w:b/>
        </w:rPr>
        <w:t xml:space="preserve"> Power Direction, Ground Return</w:t>
      </w:r>
      <w:bookmarkEnd w:id="37"/>
    </w:p>
    <w:p w14:paraId="09B9E9BB" w14:textId="08DCA98C" w:rsidR="00A64038" w:rsidRPr="00A64038" w:rsidRDefault="00A64038" w:rsidP="00A64038">
      <w:pPr>
        <w:pStyle w:val="ListParagraph"/>
        <w:spacing w:line="360" w:lineRule="auto"/>
        <w:ind w:left="480"/>
        <w:rPr>
          <w:rFonts w:eastAsia="SimSun" w:cs="Times New Roman"/>
        </w:rPr>
      </w:pPr>
      <w:r>
        <w:t>Follow the sequence described in “Annexure-C-I” and “Test Plan (A3).</w:t>
      </w:r>
    </w:p>
    <w:p w14:paraId="63963063" w14:textId="178A4538" w:rsidR="002C24BA" w:rsidRDefault="002C24BA" w:rsidP="002C24BA">
      <w:pPr>
        <w:pStyle w:val="Heading1"/>
        <w:numPr>
          <w:ilvl w:val="1"/>
          <w:numId w:val="3"/>
        </w:numPr>
        <w:rPr>
          <w:rStyle w:val="Heading2Char"/>
          <w:b/>
        </w:rPr>
      </w:pPr>
      <w:bookmarkStart w:id="39" w:name="_Toc64446123"/>
      <w:r w:rsidRPr="002C24BA">
        <w:rPr>
          <w:rStyle w:val="Heading2Char"/>
          <w:b/>
        </w:rPr>
        <w:t>Initial Operation Tests, Joint Current Control, Normal Power Direction, Metallic return</w:t>
      </w:r>
      <w:bookmarkEnd w:id="39"/>
    </w:p>
    <w:p w14:paraId="1461241F" w14:textId="2AF27C16" w:rsidR="00A64038" w:rsidRPr="00A64038" w:rsidRDefault="00A64038" w:rsidP="00A64038">
      <w:pPr>
        <w:pStyle w:val="ListParagraph"/>
        <w:spacing w:line="360" w:lineRule="auto"/>
        <w:ind w:left="480"/>
        <w:rPr>
          <w:rFonts w:eastAsia="SimSun" w:cs="Times New Roman"/>
        </w:rPr>
      </w:pPr>
      <w:r>
        <w:t>Follow the sequence described in “Annexure-C-II” and “Test Plan (A3).</w:t>
      </w:r>
    </w:p>
    <w:p w14:paraId="28383680" w14:textId="48CF0242" w:rsidR="002C24BA" w:rsidRDefault="002C24BA" w:rsidP="002C24BA">
      <w:pPr>
        <w:pStyle w:val="Heading1"/>
        <w:numPr>
          <w:ilvl w:val="1"/>
          <w:numId w:val="3"/>
        </w:numPr>
        <w:rPr>
          <w:rStyle w:val="Heading2Char"/>
          <w:b/>
        </w:rPr>
      </w:pPr>
      <w:bookmarkStart w:id="40" w:name="_Toc64446124"/>
      <w:r w:rsidRPr="002C24BA">
        <w:rPr>
          <w:rStyle w:val="Heading2Char"/>
          <w:b/>
        </w:rPr>
        <w:t>Protective Trip X, Y, and Z,</w:t>
      </w:r>
      <w:r>
        <w:rPr>
          <w:rStyle w:val="Heading2Char"/>
          <w:b/>
        </w:rPr>
        <w:t xml:space="preserve"> </w:t>
      </w:r>
      <w:r w:rsidRPr="002C24BA">
        <w:rPr>
          <w:rStyle w:val="Heading2Char"/>
          <w:b/>
        </w:rPr>
        <w:t>Joint Current Control, Normal Power Direction, Ground return</w:t>
      </w:r>
      <w:bookmarkEnd w:id="40"/>
      <w:r w:rsidRPr="002C24BA">
        <w:rPr>
          <w:rStyle w:val="Heading2Char"/>
          <w:b/>
        </w:rPr>
        <w:t xml:space="preserve"> </w:t>
      </w:r>
    </w:p>
    <w:p w14:paraId="2036739B" w14:textId="338F12F6" w:rsidR="00A64038" w:rsidRPr="00A64038" w:rsidRDefault="00A64038" w:rsidP="00A64038">
      <w:pPr>
        <w:pStyle w:val="ListParagraph"/>
        <w:spacing w:line="360" w:lineRule="auto"/>
        <w:ind w:left="480"/>
        <w:rPr>
          <w:rFonts w:eastAsia="SimSun" w:cs="Times New Roman"/>
        </w:rPr>
      </w:pPr>
      <w:r>
        <w:t>Follow the sequence described in “Annexure-C-III” and “Test Plan (A3).</w:t>
      </w:r>
    </w:p>
    <w:p w14:paraId="16B5AA6F" w14:textId="2C9DB45B" w:rsidR="002C24BA" w:rsidRDefault="002C24BA" w:rsidP="002C24BA">
      <w:pPr>
        <w:pStyle w:val="Heading1"/>
        <w:numPr>
          <w:ilvl w:val="1"/>
          <w:numId w:val="3"/>
        </w:numPr>
        <w:rPr>
          <w:rStyle w:val="Heading2Char"/>
          <w:b/>
        </w:rPr>
      </w:pPr>
      <w:bookmarkStart w:id="41" w:name="_Toc64446125"/>
      <w:r w:rsidRPr="002C24BA">
        <w:rPr>
          <w:rStyle w:val="Heading2Char"/>
          <w:b/>
        </w:rPr>
        <w:t>System Supervision &amp; Switchover</w:t>
      </w:r>
      <w:r>
        <w:rPr>
          <w:rStyle w:val="Heading2Char"/>
          <w:b/>
        </w:rPr>
        <w:t xml:space="preserve">, </w:t>
      </w:r>
      <w:r w:rsidRPr="002C24BA">
        <w:rPr>
          <w:rStyle w:val="Heading2Char"/>
          <w:b/>
        </w:rPr>
        <w:t>Joint Current Control, Normal Power Direction, Ground Return</w:t>
      </w:r>
      <w:bookmarkEnd w:id="41"/>
      <w:r w:rsidRPr="002C24BA">
        <w:rPr>
          <w:rStyle w:val="Heading2Char"/>
          <w:b/>
        </w:rPr>
        <w:t xml:space="preserve"> </w:t>
      </w:r>
    </w:p>
    <w:p w14:paraId="3122EAF4" w14:textId="12D73F56" w:rsidR="00A64038" w:rsidRPr="00A64038" w:rsidRDefault="00A64038" w:rsidP="00A64038">
      <w:pPr>
        <w:pStyle w:val="ListParagraph"/>
        <w:spacing w:line="360" w:lineRule="auto"/>
        <w:ind w:left="480"/>
        <w:rPr>
          <w:rFonts w:eastAsia="SimSun" w:cs="Times New Roman"/>
        </w:rPr>
      </w:pPr>
      <w:r>
        <w:t>Follow the sequence described in “Annexure-C-IV” and “Test Plan (A3).</w:t>
      </w:r>
    </w:p>
    <w:p w14:paraId="4896841B" w14:textId="6B95EEF8" w:rsidR="00A64038" w:rsidRDefault="002C24BA" w:rsidP="002C24BA">
      <w:pPr>
        <w:pStyle w:val="Heading1"/>
        <w:numPr>
          <w:ilvl w:val="1"/>
          <w:numId w:val="3"/>
        </w:numPr>
        <w:rPr>
          <w:rStyle w:val="Heading2Char"/>
          <w:b/>
        </w:rPr>
      </w:pPr>
      <w:bookmarkStart w:id="42" w:name="_Toc64446126"/>
      <w:r>
        <w:rPr>
          <w:rStyle w:val="Heading2Char"/>
          <w:b/>
        </w:rPr>
        <w:t xml:space="preserve">Steady State Operation, </w:t>
      </w:r>
      <w:r w:rsidRPr="002C24BA">
        <w:rPr>
          <w:rStyle w:val="Heading2Char"/>
          <w:b/>
        </w:rPr>
        <w:t>Joint Current Control, Normal Power Direction, Ground return</w:t>
      </w:r>
      <w:bookmarkEnd w:id="42"/>
    </w:p>
    <w:p w14:paraId="0978C30B" w14:textId="478E1491" w:rsidR="00A64038" w:rsidRPr="00A64038" w:rsidRDefault="00A64038" w:rsidP="00A64038">
      <w:pPr>
        <w:pStyle w:val="ListParagraph"/>
        <w:spacing w:line="360" w:lineRule="auto"/>
        <w:ind w:left="480"/>
        <w:rPr>
          <w:rFonts w:eastAsia="SimSun" w:cs="Times New Roman"/>
        </w:rPr>
      </w:pPr>
      <w:r>
        <w:t>Follow the sequence described in “Annexure-C-V” and “Test Plan (A3).</w:t>
      </w:r>
    </w:p>
    <w:p w14:paraId="4A225A2E" w14:textId="150001A4" w:rsidR="002C24BA" w:rsidRDefault="002C24BA" w:rsidP="00A64038">
      <w:pPr>
        <w:pStyle w:val="Heading1"/>
        <w:numPr>
          <w:ilvl w:val="1"/>
          <w:numId w:val="3"/>
        </w:numPr>
        <w:rPr>
          <w:rStyle w:val="Heading2Char"/>
          <w:b/>
        </w:rPr>
      </w:pPr>
      <w:bookmarkStart w:id="43" w:name="_Toc64446127"/>
      <w:r w:rsidRPr="00A64038">
        <w:rPr>
          <w:rStyle w:val="Heading2Char"/>
          <w:b/>
        </w:rPr>
        <w:t>Steady State Operation, Joint Power Control, Normal Power Direction, Ground return</w:t>
      </w:r>
      <w:bookmarkEnd w:id="43"/>
      <w:r w:rsidRPr="00A64038">
        <w:rPr>
          <w:rStyle w:val="Heading2Char"/>
          <w:b/>
        </w:rPr>
        <w:t xml:space="preserve"> </w:t>
      </w:r>
    </w:p>
    <w:p w14:paraId="3C4BA6C0" w14:textId="30B7D5D2" w:rsidR="00A64038" w:rsidRPr="00A64038" w:rsidRDefault="00A64038" w:rsidP="00A64038">
      <w:pPr>
        <w:pStyle w:val="ListParagraph"/>
        <w:spacing w:line="360" w:lineRule="auto"/>
        <w:ind w:left="480"/>
        <w:rPr>
          <w:rFonts w:eastAsia="SimSun" w:cs="Times New Roman"/>
        </w:rPr>
      </w:pPr>
      <w:r>
        <w:t>Follow the sequence described in “Annexure-C-VI” and “Test Plan (A3).</w:t>
      </w:r>
    </w:p>
    <w:p w14:paraId="560A37D3" w14:textId="574921E5" w:rsidR="002C24BA" w:rsidRDefault="002C24BA" w:rsidP="002C24BA">
      <w:pPr>
        <w:pStyle w:val="Heading1"/>
        <w:numPr>
          <w:ilvl w:val="1"/>
          <w:numId w:val="3"/>
        </w:numPr>
        <w:rPr>
          <w:rStyle w:val="Heading2Char"/>
          <w:b/>
        </w:rPr>
      </w:pPr>
      <w:bookmarkStart w:id="44" w:name="_Toc64446128"/>
      <w:r>
        <w:rPr>
          <w:rStyle w:val="Heading2Char"/>
          <w:b/>
        </w:rPr>
        <w:t xml:space="preserve">Normal Operation, </w:t>
      </w:r>
      <w:r w:rsidRPr="002C24BA">
        <w:rPr>
          <w:rStyle w:val="Heading2Char"/>
          <w:b/>
        </w:rPr>
        <w:t>Separate Current Control without Telecom, Ground return</w:t>
      </w:r>
      <w:bookmarkEnd w:id="44"/>
      <w:r w:rsidRPr="002C24BA">
        <w:rPr>
          <w:rStyle w:val="Heading2Char"/>
          <w:b/>
        </w:rPr>
        <w:t xml:space="preserve"> </w:t>
      </w:r>
    </w:p>
    <w:p w14:paraId="2BA62BC7" w14:textId="17929649" w:rsidR="00A64038" w:rsidRPr="00A64038" w:rsidRDefault="00A64038" w:rsidP="00A64038">
      <w:pPr>
        <w:pStyle w:val="ListParagraph"/>
        <w:spacing w:line="360" w:lineRule="auto"/>
        <w:ind w:left="480"/>
        <w:rPr>
          <w:rFonts w:eastAsia="SimSun" w:cs="Times New Roman"/>
        </w:rPr>
      </w:pPr>
      <w:r>
        <w:t>Follow the sequence described in “Annexure-C-VII” and “Test Plan (A3).</w:t>
      </w:r>
    </w:p>
    <w:p w14:paraId="6BC2F335" w14:textId="71FD91AF" w:rsidR="002C24BA" w:rsidRDefault="002C24BA" w:rsidP="002C24BA">
      <w:pPr>
        <w:pStyle w:val="Heading1"/>
        <w:numPr>
          <w:ilvl w:val="1"/>
          <w:numId w:val="3"/>
        </w:numPr>
        <w:rPr>
          <w:rStyle w:val="Heading2Char"/>
          <w:b/>
        </w:rPr>
      </w:pPr>
      <w:bookmarkStart w:id="45" w:name="_Toc64446129"/>
      <w:r w:rsidRPr="002C24BA">
        <w:rPr>
          <w:rStyle w:val="Heading2Char"/>
          <w:b/>
        </w:rPr>
        <w:t>N</w:t>
      </w:r>
      <w:r>
        <w:rPr>
          <w:rStyle w:val="Heading2Char"/>
          <w:b/>
        </w:rPr>
        <w:t xml:space="preserve">ormal/Reduced Voltage Operation,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45"/>
      <w:r w:rsidRPr="002C24BA">
        <w:rPr>
          <w:rStyle w:val="Heading2Char"/>
          <w:b/>
        </w:rPr>
        <w:t xml:space="preserve"> </w:t>
      </w:r>
    </w:p>
    <w:p w14:paraId="06CB2D0F" w14:textId="6D9C1C73" w:rsidR="00A64038" w:rsidRPr="00A64038" w:rsidRDefault="00A64038" w:rsidP="00A64038">
      <w:pPr>
        <w:pStyle w:val="ListParagraph"/>
        <w:spacing w:line="360" w:lineRule="auto"/>
        <w:ind w:left="480"/>
        <w:rPr>
          <w:rFonts w:eastAsia="SimSun" w:cs="Times New Roman"/>
        </w:rPr>
      </w:pPr>
      <w:r>
        <w:t>Follow the sequence described in “Annexure-C-VIII” and “Test Plan (A3).</w:t>
      </w:r>
    </w:p>
    <w:p w14:paraId="73B26C41" w14:textId="2A60DBF1" w:rsidR="002C24BA" w:rsidRDefault="002C24BA" w:rsidP="002C24BA">
      <w:pPr>
        <w:pStyle w:val="Heading1"/>
        <w:numPr>
          <w:ilvl w:val="1"/>
          <w:numId w:val="3"/>
        </w:numPr>
        <w:rPr>
          <w:rStyle w:val="Heading2Char"/>
          <w:b/>
        </w:rPr>
      </w:pPr>
      <w:bookmarkStart w:id="46" w:name="_Toc64446130"/>
      <w:r>
        <w:rPr>
          <w:rStyle w:val="Heading2Char"/>
          <w:b/>
        </w:rPr>
        <w:t xml:space="preserve">Reactive Power Control,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46"/>
      <w:r w:rsidRPr="002C24BA">
        <w:rPr>
          <w:rStyle w:val="Heading2Char"/>
          <w:b/>
        </w:rPr>
        <w:t xml:space="preserve"> </w:t>
      </w:r>
    </w:p>
    <w:p w14:paraId="20AB7795" w14:textId="18FC4EE2" w:rsidR="00A64038" w:rsidRPr="00A64038" w:rsidRDefault="00A64038" w:rsidP="00A64038">
      <w:pPr>
        <w:pStyle w:val="ListParagraph"/>
        <w:spacing w:line="360" w:lineRule="auto"/>
        <w:ind w:left="480"/>
        <w:rPr>
          <w:rFonts w:eastAsia="SimSun" w:cs="Times New Roman"/>
        </w:rPr>
      </w:pPr>
      <w:r>
        <w:t>Follow the sequence described in “Annexure-C-IX” and “Test Plan (A3).</w:t>
      </w:r>
    </w:p>
    <w:p w14:paraId="3084DF1B" w14:textId="60E2856A" w:rsidR="002C24BA" w:rsidRDefault="002C24BA" w:rsidP="002C24BA">
      <w:pPr>
        <w:pStyle w:val="Heading1"/>
        <w:numPr>
          <w:ilvl w:val="1"/>
          <w:numId w:val="3"/>
        </w:numPr>
        <w:rPr>
          <w:rStyle w:val="Heading2Char"/>
          <w:b/>
        </w:rPr>
      </w:pPr>
      <w:bookmarkStart w:id="47" w:name="_Toc64446131"/>
      <w:r w:rsidRPr="002C24BA">
        <w:rPr>
          <w:rStyle w:val="Heading2Char"/>
          <w:b/>
        </w:rPr>
        <w:lastRenderedPageBreak/>
        <w:t>Ground/Metallic Return Transfer</w:t>
      </w:r>
      <w:r>
        <w:rPr>
          <w:rStyle w:val="Heading2Char"/>
          <w:b/>
        </w:rPr>
        <w:t xml:space="preserve">,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47"/>
      <w:r w:rsidRPr="002C24BA">
        <w:rPr>
          <w:rStyle w:val="Heading2Char"/>
          <w:b/>
        </w:rPr>
        <w:t xml:space="preserve"> </w:t>
      </w:r>
    </w:p>
    <w:p w14:paraId="2BC0F1D1" w14:textId="2B5B6794" w:rsidR="00A64038" w:rsidRPr="00A64038" w:rsidRDefault="00A64038" w:rsidP="00A64038">
      <w:pPr>
        <w:pStyle w:val="ListParagraph"/>
        <w:spacing w:line="360" w:lineRule="auto"/>
        <w:ind w:left="480"/>
        <w:rPr>
          <w:rFonts w:eastAsia="SimSun" w:cs="Times New Roman"/>
        </w:rPr>
      </w:pPr>
      <w:r>
        <w:t>Follow the sequence described in “Annexure-C-X” and “Test Plan (A3).</w:t>
      </w:r>
    </w:p>
    <w:p w14:paraId="47B5C840" w14:textId="6D251DAE" w:rsidR="002C24BA" w:rsidRDefault="002C24BA" w:rsidP="002C24BA">
      <w:pPr>
        <w:pStyle w:val="Heading1"/>
        <w:numPr>
          <w:ilvl w:val="1"/>
          <w:numId w:val="3"/>
        </w:numPr>
        <w:rPr>
          <w:rStyle w:val="Heading2Char"/>
          <w:b/>
        </w:rPr>
      </w:pPr>
      <w:bookmarkStart w:id="48" w:name="_Toc64446132"/>
      <w:r w:rsidRPr="002C24BA">
        <w:rPr>
          <w:rStyle w:val="Heading2Char"/>
          <w:b/>
        </w:rPr>
        <w:t>Backup Control</w:t>
      </w:r>
      <w:r>
        <w:rPr>
          <w:rStyle w:val="Heading2Char"/>
          <w:b/>
        </w:rPr>
        <w:t xml:space="preserve">,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48"/>
      <w:r w:rsidRPr="002C24BA">
        <w:rPr>
          <w:rStyle w:val="Heading2Char"/>
          <w:b/>
        </w:rPr>
        <w:t xml:space="preserve"> </w:t>
      </w:r>
    </w:p>
    <w:p w14:paraId="1A009321" w14:textId="6CA15B13" w:rsidR="00A64038" w:rsidRPr="00A64038" w:rsidRDefault="00A64038" w:rsidP="00A64038">
      <w:pPr>
        <w:pStyle w:val="ListParagraph"/>
        <w:spacing w:line="360" w:lineRule="auto"/>
        <w:ind w:left="480"/>
        <w:rPr>
          <w:rFonts w:eastAsia="SimSun" w:cs="Times New Roman"/>
        </w:rPr>
      </w:pPr>
      <w:r>
        <w:t>Follow the sequence described in “Annexure-C-XI” and “Test Plan (A3).</w:t>
      </w:r>
    </w:p>
    <w:p w14:paraId="5F20E4BF" w14:textId="43F084D0" w:rsidR="002C24BA" w:rsidRDefault="002C24BA" w:rsidP="002C24BA">
      <w:pPr>
        <w:pStyle w:val="Heading1"/>
        <w:numPr>
          <w:ilvl w:val="1"/>
          <w:numId w:val="3"/>
        </w:numPr>
        <w:rPr>
          <w:rStyle w:val="Heading2Char"/>
          <w:b/>
        </w:rPr>
      </w:pPr>
      <w:bookmarkStart w:id="49" w:name="_Toc64446133"/>
      <w:r w:rsidRPr="002C24BA">
        <w:rPr>
          <w:rStyle w:val="Heading2Char"/>
          <w:b/>
        </w:rPr>
        <w:t>Initial Operation Tests, Ground Return Operation, Reversed Power Direction</w:t>
      </w:r>
      <w:r>
        <w:rPr>
          <w:rStyle w:val="Heading2Char"/>
          <w:b/>
        </w:rPr>
        <w:t xml:space="preserve">, </w:t>
      </w:r>
      <w:r w:rsidRPr="002C24BA">
        <w:rPr>
          <w:rStyle w:val="Heading2Char"/>
          <w:b/>
        </w:rPr>
        <w:t>Joint Power Control</w:t>
      </w:r>
      <w:bookmarkEnd w:id="49"/>
      <w:r w:rsidRPr="002C24BA">
        <w:rPr>
          <w:rStyle w:val="Heading2Char"/>
          <w:b/>
        </w:rPr>
        <w:t xml:space="preserve"> </w:t>
      </w:r>
    </w:p>
    <w:p w14:paraId="3D7BD089" w14:textId="052FDE98" w:rsidR="00A64038" w:rsidRPr="00A64038" w:rsidRDefault="00A64038" w:rsidP="00A64038">
      <w:pPr>
        <w:pStyle w:val="ListParagraph"/>
        <w:spacing w:line="360" w:lineRule="auto"/>
        <w:ind w:left="480"/>
        <w:rPr>
          <w:rFonts w:eastAsia="SimSun" w:cs="Times New Roman"/>
        </w:rPr>
      </w:pPr>
      <w:r>
        <w:t>Follow the sequence described in “Annexure-C-XII” and “Test Plan (A3).</w:t>
      </w:r>
    </w:p>
    <w:p w14:paraId="69B44503" w14:textId="7D23E8EA" w:rsidR="002C24BA" w:rsidRDefault="002C24BA" w:rsidP="002C24BA">
      <w:pPr>
        <w:pStyle w:val="Heading1"/>
        <w:numPr>
          <w:ilvl w:val="1"/>
          <w:numId w:val="3"/>
        </w:numPr>
        <w:rPr>
          <w:rStyle w:val="Heading2Char"/>
          <w:b/>
        </w:rPr>
      </w:pPr>
      <w:bookmarkStart w:id="50" w:name="_Toc64446134"/>
      <w:r w:rsidRPr="002C24BA">
        <w:rPr>
          <w:rStyle w:val="Heading2Char"/>
          <w:b/>
        </w:rPr>
        <w:t>Initial Operation Tests, Ground Return Operation, Reversed Power Direction</w:t>
      </w:r>
      <w:r>
        <w:rPr>
          <w:rStyle w:val="Heading2Char"/>
          <w:b/>
        </w:rPr>
        <w:t xml:space="preserve">,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50"/>
      <w:r w:rsidRPr="002C24BA">
        <w:rPr>
          <w:rStyle w:val="Heading2Char"/>
          <w:b/>
        </w:rPr>
        <w:t xml:space="preserve"> </w:t>
      </w:r>
    </w:p>
    <w:p w14:paraId="329778BD" w14:textId="187B15E8" w:rsidR="00A64038" w:rsidRPr="00A64038" w:rsidRDefault="00A64038" w:rsidP="00A64038">
      <w:pPr>
        <w:pStyle w:val="ListParagraph"/>
        <w:spacing w:line="360" w:lineRule="auto"/>
        <w:ind w:left="480"/>
        <w:rPr>
          <w:rFonts w:eastAsia="SimSun" w:cs="Times New Roman"/>
        </w:rPr>
      </w:pPr>
      <w:r>
        <w:t>Follow the sequence described in “Annexure-C-XIII” and “Test Plan (A3).</w:t>
      </w:r>
    </w:p>
    <w:p w14:paraId="10600EB0" w14:textId="65AB528A" w:rsidR="002C24BA" w:rsidRDefault="002C24BA" w:rsidP="002C24BA">
      <w:pPr>
        <w:pStyle w:val="Heading1"/>
        <w:numPr>
          <w:ilvl w:val="1"/>
          <w:numId w:val="3"/>
        </w:numPr>
        <w:rPr>
          <w:rStyle w:val="Heading2Char"/>
          <w:b/>
        </w:rPr>
      </w:pPr>
      <w:bookmarkStart w:id="51" w:name="_Toc64446135"/>
      <w:r w:rsidRPr="002C24BA">
        <w:rPr>
          <w:rStyle w:val="Heading2Char"/>
          <w:b/>
        </w:rPr>
        <w:t>Disturbances</w:t>
      </w:r>
      <w:r>
        <w:rPr>
          <w:rStyle w:val="Heading2Char"/>
          <w:b/>
        </w:rPr>
        <w:t xml:space="preserve">, </w:t>
      </w:r>
      <w:r w:rsidRPr="002C24BA">
        <w:rPr>
          <w:rStyle w:val="Heading2Char"/>
          <w:b/>
        </w:rPr>
        <w:t>Joint Power Control</w:t>
      </w:r>
      <w:r w:rsidR="00A64038" w:rsidRPr="002C24BA">
        <w:rPr>
          <w:rStyle w:val="Heading2Char"/>
          <w:b/>
        </w:rPr>
        <w:t>, Ground</w:t>
      </w:r>
      <w:r w:rsidRPr="002C24BA">
        <w:rPr>
          <w:rStyle w:val="Heading2Char"/>
          <w:b/>
        </w:rPr>
        <w:t xml:space="preserve"> return</w:t>
      </w:r>
      <w:bookmarkEnd w:id="51"/>
      <w:r w:rsidRPr="002C24BA">
        <w:rPr>
          <w:rStyle w:val="Heading2Char"/>
          <w:b/>
        </w:rPr>
        <w:t xml:space="preserve"> </w:t>
      </w:r>
    </w:p>
    <w:p w14:paraId="26BDB40E" w14:textId="4CD71260" w:rsidR="00A64038" w:rsidRPr="00A64038" w:rsidRDefault="00A64038" w:rsidP="00A64038">
      <w:pPr>
        <w:pStyle w:val="ListParagraph"/>
        <w:spacing w:line="360" w:lineRule="auto"/>
        <w:ind w:left="480"/>
        <w:rPr>
          <w:rFonts w:eastAsia="SimSun" w:cs="Times New Roman"/>
        </w:rPr>
      </w:pPr>
      <w:r>
        <w:t>Follow the sequence described in “Annexure-C-XIV” and “Test Plan (A3).</w:t>
      </w:r>
    </w:p>
    <w:p w14:paraId="58F68A94" w14:textId="6F427D7D" w:rsidR="002C24BA" w:rsidRPr="002C24BA" w:rsidRDefault="002C24BA" w:rsidP="002C24BA">
      <w:pPr>
        <w:pStyle w:val="Heading1"/>
        <w:numPr>
          <w:ilvl w:val="1"/>
          <w:numId w:val="3"/>
        </w:numPr>
        <w:rPr>
          <w:rStyle w:val="Heading2Char"/>
          <w:b/>
        </w:rPr>
      </w:pPr>
      <w:bookmarkStart w:id="52" w:name="_Toc64446136"/>
      <w:r w:rsidRPr="002C24BA">
        <w:rPr>
          <w:rStyle w:val="Heading2Char"/>
          <w:b/>
        </w:rPr>
        <w:t>Control Pulse Loss Failure, Reversed Power Direction, Joint Power Control</w:t>
      </w:r>
      <w:bookmarkEnd w:id="52"/>
      <w:r w:rsidRPr="002C24BA">
        <w:rPr>
          <w:rStyle w:val="Heading2Char"/>
          <w:b/>
        </w:rPr>
        <w:t xml:space="preserve"> </w:t>
      </w:r>
    </w:p>
    <w:p w14:paraId="4500F104" w14:textId="24D24F58" w:rsidR="000D2A04" w:rsidRPr="00ED156C" w:rsidRDefault="000D2A04" w:rsidP="0051652F">
      <w:pPr>
        <w:spacing w:line="360" w:lineRule="auto"/>
        <w:ind w:firstLine="480"/>
        <w:rPr>
          <w:rFonts w:eastAsia="SimSun" w:cs="Times New Roman"/>
        </w:rPr>
      </w:pPr>
      <w:r>
        <w:t>Follow the s</w:t>
      </w:r>
      <w:r w:rsidR="00A64038">
        <w:t>equence described in “Annexure-C-XV” and “Test Plan (A3).</w:t>
      </w:r>
    </w:p>
    <w:bookmarkEnd w:id="38"/>
    <w:p w14:paraId="51884CD2" w14:textId="2AC9FD1F" w:rsidR="00433F0E" w:rsidRPr="00ED156C" w:rsidRDefault="00433F0E" w:rsidP="00152E5C">
      <w:pPr>
        <w:spacing w:line="360" w:lineRule="auto"/>
        <w:ind w:firstLine="480"/>
        <w:rPr>
          <w:rFonts w:eastAsia="SimSun" w:cs="Times New Roman"/>
        </w:rPr>
      </w:pPr>
    </w:p>
    <w:sectPr w:rsidR="00433F0E" w:rsidRPr="00ED156C" w:rsidSect="000848FE">
      <w:pgSz w:w="11906" w:h="16838"/>
      <w:pgMar w:top="1440" w:right="1080" w:bottom="1170" w:left="108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9105E" w14:textId="77777777" w:rsidR="003F7299" w:rsidRDefault="003F7299">
      <w:r>
        <w:separator/>
      </w:r>
    </w:p>
  </w:endnote>
  <w:endnote w:type="continuationSeparator" w:id="0">
    <w:p w14:paraId="2114729D" w14:textId="77777777" w:rsidR="003F7299" w:rsidRDefault="003F7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F7DD6" w14:textId="7A4CDCFC" w:rsidR="009D5FE7" w:rsidRDefault="009D5FE7" w:rsidP="00D67E67">
    <w:pPr>
      <w:pStyle w:val="Footer"/>
      <w:pBdr>
        <w:top w:val="single" w:sz="4" w:space="9"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9D579D">
      <w:rPr>
        <w:noProof/>
        <w:color w:val="404040" w:themeColor="text1" w:themeTint="BF"/>
      </w:rPr>
      <w:t>5</w:t>
    </w:r>
    <w:r>
      <w:rPr>
        <w:noProof/>
        <w:color w:val="404040" w:themeColor="text1" w:themeTint="BF"/>
      </w:rPr>
      <w:fldChar w:fldCharType="end"/>
    </w:r>
  </w:p>
  <w:p w14:paraId="4513E47C" w14:textId="77777777" w:rsidR="009D5FE7" w:rsidRDefault="009D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2F53E" w14:textId="77777777" w:rsidR="003F7299" w:rsidRDefault="003F7299">
      <w:r>
        <w:separator/>
      </w:r>
    </w:p>
  </w:footnote>
  <w:footnote w:type="continuationSeparator" w:id="0">
    <w:p w14:paraId="5C6DBB40" w14:textId="77777777" w:rsidR="003F7299" w:rsidRDefault="003F7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65AA6" w14:textId="3BE742D0" w:rsidR="009D5FE7" w:rsidRDefault="003F7299" w:rsidP="00ED156C">
    <w:pPr>
      <w:jc w:val="center"/>
    </w:pPr>
    <w:sdt>
      <w:sdtPr>
        <w:alias w:val="Title"/>
        <w:tag w:val=""/>
        <w:id w:val="942040131"/>
        <w:placeholder>
          <w:docPart w:val="3BF7F5660D30478090D1852DAC7799CF"/>
        </w:placeholder>
        <w:dataBinding w:prefixMappings="xmlns:ns0='http://purl.org/dc/elements/1.1/' xmlns:ns1='http://schemas.openxmlformats.org/package/2006/metadata/core-properties' " w:xpath="/ns1:coreProperties[1]/ns0:title[1]" w:storeItemID="{6C3C8BC8-F283-45AE-878A-BAB7291924A1}"/>
        <w:text/>
      </w:sdtPr>
      <w:sdtEndPr/>
      <w:sdtContent>
        <w:del w:id="2" w:author="Joanne Hu" w:date="2020-11-26T11:31:00Z">
          <w:r w:rsidR="000E6726" w:rsidDel="000E6726">
            <w:delText>DC Monopole Low Power Commissioning Despatch Procedure</w:delText>
          </w:r>
        </w:del>
        <w:ins w:id="3" w:author="Joanne Hu" w:date="2020-11-26T11:31:00Z">
          <w:r w:rsidR="000E6726">
            <w:t>DC Monopole Low Power Commissioning Dispatch Procedure</w:t>
          </w:r>
        </w:ins>
      </w:sdtContent>
    </w:sdt>
  </w:p>
  <w:p w14:paraId="7A118480" w14:textId="77777777" w:rsidR="009D5FE7" w:rsidRDefault="009D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1354"/>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221EB"/>
    <w:multiLevelType w:val="hybridMultilevel"/>
    <w:tmpl w:val="DF566A58"/>
    <w:lvl w:ilvl="0" w:tplc="C7DE290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50378C"/>
    <w:multiLevelType w:val="hybridMultilevel"/>
    <w:tmpl w:val="52387F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30404A"/>
    <w:multiLevelType w:val="hybridMultilevel"/>
    <w:tmpl w:val="243427BC"/>
    <w:lvl w:ilvl="0" w:tplc="0409001B">
      <w:start w:val="1"/>
      <w:numFmt w:val="lowerRoman"/>
      <w:lvlText w:val="%1."/>
      <w:lvlJc w:val="right"/>
      <w:pPr>
        <w:ind w:left="1620" w:hanging="360"/>
      </w:pPr>
      <w:rPr>
        <w:rFonts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cs="Wingdings" w:hint="default"/>
      </w:rPr>
    </w:lvl>
    <w:lvl w:ilvl="3" w:tplc="10090001" w:tentative="1">
      <w:start w:val="1"/>
      <w:numFmt w:val="bullet"/>
      <w:lvlText w:val=""/>
      <w:lvlJc w:val="left"/>
      <w:pPr>
        <w:ind w:left="3780" w:hanging="360"/>
      </w:pPr>
      <w:rPr>
        <w:rFonts w:ascii="Symbol" w:hAnsi="Symbol" w:cs="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cs="Wingdings" w:hint="default"/>
      </w:rPr>
    </w:lvl>
    <w:lvl w:ilvl="6" w:tplc="10090001" w:tentative="1">
      <w:start w:val="1"/>
      <w:numFmt w:val="bullet"/>
      <w:lvlText w:val=""/>
      <w:lvlJc w:val="left"/>
      <w:pPr>
        <w:ind w:left="5940" w:hanging="360"/>
      </w:pPr>
      <w:rPr>
        <w:rFonts w:ascii="Symbol" w:hAnsi="Symbol" w:cs="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cs="Wingdings" w:hint="default"/>
      </w:rPr>
    </w:lvl>
  </w:abstractNum>
  <w:abstractNum w:abstractNumId="4" w15:restartNumberingAfterBreak="0">
    <w:nsid w:val="294871B4"/>
    <w:multiLevelType w:val="hybridMultilevel"/>
    <w:tmpl w:val="9D369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93C77"/>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856176"/>
    <w:multiLevelType w:val="multilevel"/>
    <w:tmpl w:val="6F4E79EE"/>
    <w:lvl w:ilvl="0">
      <w:start w:val="1"/>
      <w:numFmt w:val="decimal"/>
      <w:lvlText w:val="%1"/>
      <w:lvlJc w:val="left"/>
      <w:pPr>
        <w:ind w:left="480" w:hanging="480"/>
      </w:pPr>
      <w:rPr>
        <w:rFonts w:ascii="Times New Roman" w:eastAsia="SimSun" w:hAnsi="Times New Roman" w:cs="Times New Roman"/>
        <w:b/>
      </w:rPr>
    </w:lvl>
    <w:lvl w:ilvl="1">
      <w:start w:val="1"/>
      <w:numFmt w:val="decimal"/>
      <w:lvlText w:val="%1.%2"/>
      <w:lvlJc w:val="left"/>
      <w:pPr>
        <w:ind w:left="480" w:hanging="480"/>
      </w:pPr>
      <w:rPr>
        <w:rFonts w:hint="default"/>
        <w:b/>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B81A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ED2F5F"/>
    <w:multiLevelType w:val="hybridMultilevel"/>
    <w:tmpl w:val="0BD8E016"/>
    <w:lvl w:ilvl="0" w:tplc="10090001">
      <w:start w:val="1"/>
      <w:numFmt w:val="bullet"/>
      <w:lvlText w:val=""/>
      <w:lvlJc w:val="left"/>
      <w:pPr>
        <w:ind w:left="1620" w:hanging="360"/>
      </w:pPr>
      <w:rPr>
        <w:rFonts w:ascii="Symbol" w:hAnsi="Symbol" w:cs="Symbol"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cs="Wingdings" w:hint="default"/>
      </w:rPr>
    </w:lvl>
    <w:lvl w:ilvl="3" w:tplc="10090001" w:tentative="1">
      <w:start w:val="1"/>
      <w:numFmt w:val="bullet"/>
      <w:lvlText w:val=""/>
      <w:lvlJc w:val="left"/>
      <w:pPr>
        <w:ind w:left="3780" w:hanging="360"/>
      </w:pPr>
      <w:rPr>
        <w:rFonts w:ascii="Symbol" w:hAnsi="Symbol" w:cs="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cs="Wingdings" w:hint="default"/>
      </w:rPr>
    </w:lvl>
    <w:lvl w:ilvl="6" w:tplc="10090001" w:tentative="1">
      <w:start w:val="1"/>
      <w:numFmt w:val="bullet"/>
      <w:lvlText w:val=""/>
      <w:lvlJc w:val="left"/>
      <w:pPr>
        <w:ind w:left="5940" w:hanging="360"/>
      </w:pPr>
      <w:rPr>
        <w:rFonts w:ascii="Symbol" w:hAnsi="Symbol" w:cs="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cs="Wingdings" w:hint="default"/>
      </w:rPr>
    </w:lvl>
  </w:abstractNum>
  <w:abstractNum w:abstractNumId="9" w15:restartNumberingAfterBreak="0">
    <w:nsid w:val="771241E0"/>
    <w:multiLevelType w:val="hybridMultilevel"/>
    <w:tmpl w:val="9D369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44669C"/>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393A31"/>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6"/>
  </w:num>
  <w:num w:numId="4">
    <w:abstractNumId w:val="7"/>
  </w:num>
  <w:num w:numId="5">
    <w:abstractNumId w:val="1"/>
  </w:num>
  <w:num w:numId="6">
    <w:abstractNumId w:val="8"/>
  </w:num>
  <w:num w:numId="7">
    <w:abstractNumId w:val="10"/>
  </w:num>
  <w:num w:numId="8">
    <w:abstractNumId w:val="11"/>
  </w:num>
  <w:num w:numId="9">
    <w:abstractNumId w:val="5"/>
  </w:num>
  <w:num w:numId="10">
    <w:abstractNumId w:val="0"/>
  </w:num>
  <w:num w:numId="11">
    <w:abstractNumId w:val="2"/>
  </w:num>
  <w:num w:numId="12">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uhammad Kashif">
    <w15:presenceInfo w15:providerId="None" w15:userId="Muhammad Kashif"/>
  </w15:person>
  <w15:person w15:author="Joanne Hu">
    <w15:presenceInfo w15:providerId="None" w15:userId="Joanne H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6AE"/>
    <w:rsid w:val="000078B2"/>
    <w:rsid w:val="00010B38"/>
    <w:rsid w:val="000206B0"/>
    <w:rsid w:val="00033C39"/>
    <w:rsid w:val="00034AC2"/>
    <w:rsid w:val="00035A25"/>
    <w:rsid w:val="00040056"/>
    <w:rsid w:val="00044B2E"/>
    <w:rsid w:val="000455AA"/>
    <w:rsid w:val="00045EAC"/>
    <w:rsid w:val="00052945"/>
    <w:rsid w:val="00055083"/>
    <w:rsid w:val="00076C69"/>
    <w:rsid w:val="000848FE"/>
    <w:rsid w:val="00091CBE"/>
    <w:rsid w:val="000971C2"/>
    <w:rsid w:val="0009783F"/>
    <w:rsid w:val="000979FC"/>
    <w:rsid w:val="000B170C"/>
    <w:rsid w:val="000B2891"/>
    <w:rsid w:val="000C1896"/>
    <w:rsid w:val="000C6AA5"/>
    <w:rsid w:val="000D2A04"/>
    <w:rsid w:val="000D6459"/>
    <w:rsid w:val="000E04B5"/>
    <w:rsid w:val="000E1F08"/>
    <w:rsid w:val="000E317F"/>
    <w:rsid w:val="000E6726"/>
    <w:rsid w:val="00102615"/>
    <w:rsid w:val="00152E5C"/>
    <w:rsid w:val="00160DAC"/>
    <w:rsid w:val="00167B86"/>
    <w:rsid w:val="00171443"/>
    <w:rsid w:val="00177A0A"/>
    <w:rsid w:val="00182F37"/>
    <w:rsid w:val="001A057E"/>
    <w:rsid w:val="001B660A"/>
    <w:rsid w:val="001C2AEC"/>
    <w:rsid w:val="001D74A6"/>
    <w:rsid w:val="001E1332"/>
    <w:rsid w:val="001E4D75"/>
    <w:rsid w:val="00202B16"/>
    <w:rsid w:val="0020587A"/>
    <w:rsid w:val="002237D6"/>
    <w:rsid w:val="002369CF"/>
    <w:rsid w:val="00240F63"/>
    <w:rsid w:val="00251529"/>
    <w:rsid w:val="002517DF"/>
    <w:rsid w:val="00254B95"/>
    <w:rsid w:val="002560CD"/>
    <w:rsid w:val="0026221D"/>
    <w:rsid w:val="0027026B"/>
    <w:rsid w:val="002A33F3"/>
    <w:rsid w:val="002B529B"/>
    <w:rsid w:val="002C24BA"/>
    <w:rsid w:val="002F31A8"/>
    <w:rsid w:val="002F5DC8"/>
    <w:rsid w:val="003038DE"/>
    <w:rsid w:val="0030596D"/>
    <w:rsid w:val="00314FB5"/>
    <w:rsid w:val="003243AA"/>
    <w:rsid w:val="00357910"/>
    <w:rsid w:val="00361164"/>
    <w:rsid w:val="00375B1A"/>
    <w:rsid w:val="003A2E92"/>
    <w:rsid w:val="003A5438"/>
    <w:rsid w:val="003C7BDE"/>
    <w:rsid w:val="003D1D37"/>
    <w:rsid w:val="003D2D58"/>
    <w:rsid w:val="003D7691"/>
    <w:rsid w:val="003E26A2"/>
    <w:rsid w:val="003E5809"/>
    <w:rsid w:val="003F7299"/>
    <w:rsid w:val="00410981"/>
    <w:rsid w:val="00411223"/>
    <w:rsid w:val="004249C1"/>
    <w:rsid w:val="00433F0E"/>
    <w:rsid w:val="0043490F"/>
    <w:rsid w:val="004408DB"/>
    <w:rsid w:val="004542CF"/>
    <w:rsid w:val="0047067B"/>
    <w:rsid w:val="00475902"/>
    <w:rsid w:val="00477577"/>
    <w:rsid w:val="0048116B"/>
    <w:rsid w:val="00495039"/>
    <w:rsid w:val="004B01C2"/>
    <w:rsid w:val="004B2EA5"/>
    <w:rsid w:val="004C1740"/>
    <w:rsid w:val="004C1AF4"/>
    <w:rsid w:val="004C2ECE"/>
    <w:rsid w:val="004C3CA7"/>
    <w:rsid w:val="004D0155"/>
    <w:rsid w:val="004F02A6"/>
    <w:rsid w:val="004F42DA"/>
    <w:rsid w:val="004F705B"/>
    <w:rsid w:val="00505679"/>
    <w:rsid w:val="0051652F"/>
    <w:rsid w:val="005227FE"/>
    <w:rsid w:val="005550CF"/>
    <w:rsid w:val="00567E4A"/>
    <w:rsid w:val="0057277C"/>
    <w:rsid w:val="00575ED8"/>
    <w:rsid w:val="005B498F"/>
    <w:rsid w:val="005B5A2E"/>
    <w:rsid w:val="005D0EAA"/>
    <w:rsid w:val="005F223C"/>
    <w:rsid w:val="006016AE"/>
    <w:rsid w:val="00620105"/>
    <w:rsid w:val="00637BA0"/>
    <w:rsid w:val="00657D4E"/>
    <w:rsid w:val="00666A04"/>
    <w:rsid w:val="00673D98"/>
    <w:rsid w:val="006A469C"/>
    <w:rsid w:val="006B1AB7"/>
    <w:rsid w:val="00707EC2"/>
    <w:rsid w:val="007203C9"/>
    <w:rsid w:val="00735604"/>
    <w:rsid w:val="007455B1"/>
    <w:rsid w:val="00751CAA"/>
    <w:rsid w:val="00770FE4"/>
    <w:rsid w:val="00772319"/>
    <w:rsid w:val="00782DEA"/>
    <w:rsid w:val="0079762B"/>
    <w:rsid w:val="007D3984"/>
    <w:rsid w:val="007F6D88"/>
    <w:rsid w:val="00822C53"/>
    <w:rsid w:val="00833D72"/>
    <w:rsid w:val="00843FEB"/>
    <w:rsid w:val="00867D62"/>
    <w:rsid w:val="00871579"/>
    <w:rsid w:val="008C045B"/>
    <w:rsid w:val="008D5CD5"/>
    <w:rsid w:val="008E2507"/>
    <w:rsid w:val="008F0202"/>
    <w:rsid w:val="00902486"/>
    <w:rsid w:val="00904F73"/>
    <w:rsid w:val="00913375"/>
    <w:rsid w:val="00917429"/>
    <w:rsid w:val="00924967"/>
    <w:rsid w:val="009319E7"/>
    <w:rsid w:val="00935303"/>
    <w:rsid w:val="009369CF"/>
    <w:rsid w:val="0094674C"/>
    <w:rsid w:val="00951A54"/>
    <w:rsid w:val="00975FC6"/>
    <w:rsid w:val="009937AE"/>
    <w:rsid w:val="00994439"/>
    <w:rsid w:val="009C397D"/>
    <w:rsid w:val="009D36B0"/>
    <w:rsid w:val="009D579D"/>
    <w:rsid w:val="009D5FE7"/>
    <w:rsid w:val="009E2D9A"/>
    <w:rsid w:val="00A032FB"/>
    <w:rsid w:val="00A45B31"/>
    <w:rsid w:val="00A60AEF"/>
    <w:rsid w:val="00A64038"/>
    <w:rsid w:val="00A81F23"/>
    <w:rsid w:val="00AA1F61"/>
    <w:rsid w:val="00AA7A5A"/>
    <w:rsid w:val="00AD05D4"/>
    <w:rsid w:val="00AE04AE"/>
    <w:rsid w:val="00B13CF1"/>
    <w:rsid w:val="00B27C14"/>
    <w:rsid w:val="00B30607"/>
    <w:rsid w:val="00B55F19"/>
    <w:rsid w:val="00B57CEF"/>
    <w:rsid w:val="00B626C5"/>
    <w:rsid w:val="00B959F1"/>
    <w:rsid w:val="00B9694C"/>
    <w:rsid w:val="00BB4DD7"/>
    <w:rsid w:val="00BB73EA"/>
    <w:rsid w:val="00BC5479"/>
    <w:rsid w:val="00BE7D98"/>
    <w:rsid w:val="00C138C0"/>
    <w:rsid w:val="00C16F48"/>
    <w:rsid w:val="00C33DB6"/>
    <w:rsid w:val="00C35093"/>
    <w:rsid w:val="00C43F27"/>
    <w:rsid w:val="00C631AB"/>
    <w:rsid w:val="00C657F3"/>
    <w:rsid w:val="00CA139E"/>
    <w:rsid w:val="00CC0D60"/>
    <w:rsid w:val="00CD0BAD"/>
    <w:rsid w:val="00CD11F0"/>
    <w:rsid w:val="00CD6686"/>
    <w:rsid w:val="00CF601F"/>
    <w:rsid w:val="00D03AC9"/>
    <w:rsid w:val="00D240C6"/>
    <w:rsid w:val="00D46BE3"/>
    <w:rsid w:val="00D471BD"/>
    <w:rsid w:val="00D60DEC"/>
    <w:rsid w:val="00D67E67"/>
    <w:rsid w:val="00D944C6"/>
    <w:rsid w:val="00D96A2C"/>
    <w:rsid w:val="00D96F01"/>
    <w:rsid w:val="00D97AA6"/>
    <w:rsid w:val="00DD3976"/>
    <w:rsid w:val="00DD3DD7"/>
    <w:rsid w:val="00DD57A0"/>
    <w:rsid w:val="00DE48CE"/>
    <w:rsid w:val="00DE6B48"/>
    <w:rsid w:val="00E02A8F"/>
    <w:rsid w:val="00E15672"/>
    <w:rsid w:val="00E214BB"/>
    <w:rsid w:val="00E307AB"/>
    <w:rsid w:val="00E33855"/>
    <w:rsid w:val="00E40C4D"/>
    <w:rsid w:val="00E45029"/>
    <w:rsid w:val="00E5052D"/>
    <w:rsid w:val="00E53538"/>
    <w:rsid w:val="00E54158"/>
    <w:rsid w:val="00E6696E"/>
    <w:rsid w:val="00E6698D"/>
    <w:rsid w:val="00E816A3"/>
    <w:rsid w:val="00E8522A"/>
    <w:rsid w:val="00EA04BD"/>
    <w:rsid w:val="00EA22DC"/>
    <w:rsid w:val="00EA3A81"/>
    <w:rsid w:val="00EC7390"/>
    <w:rsid w:val="00ED156C"/>
    <w:rsid w:val="00ED1C01"/>
    <w:rsid w:val="00EE5A6D"/>
    <w:rsid w:val="00EF3940"/>
    <w:rsid w:val="00EF4325"/>
    <w:rsid w:val="00F04C2C"/>
    <w:rsid w:val="00F23B09"/>
    <w:rsid w:val="00F4569D"/>
    <w:rsid w:val="00F459B8"/>
    <w:rsid w:val="00F7637A"/>
    <w:rsid w:val="00F819F9"/>
    <w:rsid w:val="00F8496B"/>
    <w:rsid w:val="00F869C0"/>
    <w:rsid w:val="00F86A96"/>
    <w:rsid w:val="00FA35D1"/>
    <w:rsid w:val="00FA59B1"/>
    <w:rsid w:val="00FC4396"/>
    <w:rsid w:val="00FC7007"/>
    <w:rsid w:val="00FD2355"/>
    <w:rsid w:val="00FE159E"/>
    <w:rsid w:val="00FE36B6"/>
    <w:rsid w:val="00FF1F2B"/>
    <w:rsid w:val="00FF5547"/>
    <w:rsid w:val="00FF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09437"/>
  <w15:chartTrackingRefBased/>
  <w15:docId w15:val="{D5362CF4-7084-4AC8-A646-EDF1B16F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6AE"/>
    <w:pPr>
      <w:widowControl w:val="0"/>
      <w:spacing w:after="0" w:line="240" w:lineRule="auto"/>
      <w:jc w:val="both"/>
    </w:pPr>
    <w:rPr>
      <w:rFonts w:ascii="Times New Roman" w:eastAsiaTheme="minorEastAsia" w:hAnsi="Times New Roman"/>
      <w:kern w:val="2"/>
      <w:lang w:eastAsia="zh-CN"/>
    </w:rPr>
  </w:style>
  <w:style w:type="paragraph" w:styleId="Heading1">
    <w:name w:val="heading 1"/>
    <w:basedOn w:val="Normal"/>
    <w:next w:val="Normal"/>
    <w:link w:val="Heading1Char"/>
    <w:uiPriority w:val="9"/>
    <w:qFormat/>
    <w:rsid w:val="006016AE"/>
    <w:pPr>
      <w:keepNext/>
      <w:keepLines/>
      <w:spacing w:before="24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6016AE"/>
    <w:pPr>
      <w:keepNext/>
      <w:keepLines/>
      <w:spacing w:before="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6AE"/>
    <w:rPr>
      <w:rFonts w:ascii="Times New Roman" w:eastAsiaTheme="majorEastAsia" w:hAnsi="Times New Roman" w:cstheme="majorBidi"/>
      <w:b/>
      <w:color w:val="000000" w:themeColor="text1"/>
      <w:kern w:val="2"/>
      <w:sz w:val="24"/>
      <w:szCs w:val="32"/>
      <w:lang w:eastAsia="zh-CN"/>
    </w:rPr>
  </w:style>
  <w:style w:type="character" w:customStyle="1" w:styleId="Heading2Char">
    <w:name w:val="Heading 2 Char"/>
    <w:basedOn w:val="DefaultParagraphFont"/>
    <w:link w:val="Heading2"/>
    <w:uiPriority w:val="9"/>
    <w:rsid w:val="006016AE"/>
    <w:rPr>
      <w:rFonts w:ascii="Times New Roman" w:eastAsiaTheme="majorEastAsia" w:hAnsi="Times New Roman" w:cstheme="majorBidi"/>
      <w:b/>
      <w:color w:val="000000" w:themeColor="text1"/>
      <w:kern w:val="2"/>
      <w:szCs w:val="26"/>
      <w:lang w:eastAsia="zh-CN"/>
    </w:rPr>
  </w:style>
  <w:style w:type="paragraph" w:styleId="Header">
    <w:name w:val="header"/>
    <w:basedOn w:val="Normal"/>
    <w:link w:val="HeaderChar"/>
    <w:uiPriority w:val="99"/>
    <w:unhideWhenUsed/>
    <w:rsid w:val="006016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016AE"/>
    <w:rPr>
      <w:rFonts w:ascii="Times New Roman" w:eastAsiaTheme="minorEastAsia" w:hAnsi="Times New Roman"/>
      <w:kern w:val="2"/>
      <w:sz w:val="18"/>
      <w:szCs w:val="18"/>
      <w:lang w:eastAsia="zh-CN"/>
    </w:rPr>
  </w:style>
  <w:style w:type="paragraph" w:styleId="Footer">
    <w:name w:val="footer"/>
    <w:basedOn w:val="Normal"/>
    <w:link w:val="FooterChar"/>
    <w:uiPriority w:val="99"/>
    <w:unhideWhenUsed/>
    <w:qFormat/>
    <w:rsid w:val="006016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016AE"/>
    <w:rPr>
      <w:rFonts w:ascii="Times New Roman" w:eastAsiaTheme="minorEastAsia" w:hAnsi="Times New Roman"/>
      <w:kern w:val="2"/>
      <w:sz w:val="18"/>
      <w:szCs w:val="18"/>
      <w:lang w:eastAsia="zh-CN"/>
    </w:rPr>
  </w:style>
  <w:style w:type="character" w:styleId="CommentReference">
    <w:name w:val="annotation reference"/>
    <w:basedOn w:val="DefaultParagraphFont"/>
    <w:uiPriority w:val="99"/>
    <w:semiHidden/>
    <w:unhideWhenUsed/>
    <w:rsid w:val="006016AE"/>
    <w:rPr>
      <w:sz w:val="21"/>
      <w:szCs w:val="21"/>
    </w:rPr>
  </w:style>
  <w:style w:type="paragraph" w:styleId="CommentText">
    <w:name w:val="annotation text"/>
    <w:basedOn w:val="Normal"/>
    <w:link w:val="CommentTextChar"/>
    <w:uiPriority w:val="99"/>
    <w:unhideWhenUsed/>
    <w:rsid w:val="006016AE"/>
    <w:pPr>
      <w:jc w:val="left"/>
    </w:pPr>
  </w:style>
  <w:style w:type="character" w:customStyle="1" w:styleId="CommentTextChar">
    <w:name w:val="Comment Text Char"/>
    <w:basedOn w:val="DefaultParagraphFont"/>
    <w:link w:val="CommentText"/>
    <w:uiPriority w:val="99"/>
    <w:rsid w:val="006016AE"/>
    <w:rPr>
      <w:rFonts w:ascii="Times New Roman" w:eastAsiaTheme="minorEastAsia" w:hAnsi="Times New Roman"/>
      <w:kern w:val="2"/>
      <w:lang w:eastAsia="zh-CN"/>
    </w:rPr>
  </w:style>
  <w:style w:type="paragraph" w:styleId="BalloonText">
    <w:name w:val="Balloon Text"/>
    <w:basedOn w:val="Normal"/>
    <w:link w:val="BalloonTextChar"/>
    <w:uiPriority w:val="99"/>
    <w:semiHidden/>
    <w:unhideWhenUsed/>
    <w:rsid w:val="006016AE"/>
    <w:rPr>
      <w:sz w:val="18"/>
      <w:szCs w:val="18"/>
    </w:rPr>
  </w:style>
  <w:style w:type="character" w:customStyle="1" w:styleId="BalloonTextChar">
    <w:name w:val="Balloon Text Char"/>
    <w:basedOn w:val="DefaultParagraphFont"/>
    <w:link w:val="BalloonText"/>
    <w:uiPriority w:val="99"/>
    <w:semiHidden/>
    <w:rsid w:val="006016AE"/>
    <w:rPr>
      <w:rFonts w:ascii="Times New Roman" w:eastAsiaTheme="minorEastAsia" w:hAnsi="Times New Roman"/>
      <w:kern w:val="2"/>
      <w:sz w:val="18"/>
      <w:szCs w:val="18"/>
      <w:lang w:eastAsia="zh-CN"/>
    </w:rPr>
  </w:style>
  <w:style w:type="paragraph" w:styleId="NoSpacing">
    <w:name w:val="No Spacing"/>
    <w:uiPriority w:val="1"/>
    <w:qFormat/>
    <w:rsid w:val="006016AE"/>
    <w:pPr>
      <w:widowControl w:val="0"/>
      <w:spacing w:after="0" w:line="240" w:lineRule="auto"/>
      <w:jc w:val="both"/>
    </w:pPr>
    <w:rPr>
      <w:rFonts w:eastAsiaTheme="minorEastAsia"/>
      <w:kern w:val="2"/>
      <w:sz w:val="21"/>
      <w:lang w:eastAsia="zh-CN"/>
    </w:rPr>
  </w:style>
  <w:style w:type="paragraph" w:styleId="TOC1">
    <w:name w:val="toc 1"/>
    <w:basedOn w:val="Normal"/>
    <w:next w:val="Normal"/>
    <w:autoRedefine/>
    <w:uiPriority w:val="39"/>
    <w:unhideWhenUsed/>
    <w:rsid w:val="006016AE"/>
  </w:style>
  <w:style w:type="character" w:styleId="Hyperlink">
    <w:name w:val="Hyperlink"/>
    <w:basedOn w:val="DefaultParagraphFont"/>
    <w:uiPriority w:val="99"/>
    <w:unhideWhenUsed/>
    <w:rsid w:val="006016AE"/>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6016AE"/>
    <w:rPr>
      <w:b/>
      <w:bCs/>
    </w:rPr>
  </w:style>
  <w:style w:type="character" w:customStyle="1" w:styleId="CommentSubjectChar">
    <w:name w:val="Comment Subject Char"/>
    <w:basedOn w:val="CommentTextChar"/>
    <w:link w:val="CommentSubject"/>
    <w:uiPriority w:val="99"/>
    <w:semiHidden/>
    <w:rsid w:val="006016AE"/>
    <w:rPr>
      <w:rFonts w:ascii="Times New Roman" w:eastAsiaTheme="minorEastAsia" w:hAnsi="Times New Roman"/>
      <w:b/>
      <w:bCs/>
      <w:kern w:val="2"/>
      <w:lang w:eastAsia="zh-CN"/>
    </w:rPr>
  </w:style>
  <w:style w:type="paragraph" w:styleId="ListParagraph">
    <w:name w:val="List Paragraph"/>
    <w:basedOn w:val="Normal"/>
    <w:uiPriority w:val="34"/>
    <w:qFormat/>
    <w:rsid w:val="006016AE"/>
    <w:pPr>
      <w:ind w:left="720"/>
      <w:contextualSpacing/>
    </w:pPr>
  </w:style>
  <w:style w:type="table" w:styleId="TableGrid">
    <w:name w:val="Table Grid"/>
    <w:basedOn w:val="TableNormal"/>
    <w:uiPriority w:val="39"/>
    <w:rsid w:val="006016AE"/>
    <w:pPr>
      <w:spacing w:after="0" w:line="240" w:lineRule="auto"/>
    </w:pPr>
    <w:rPr>
      <w:rFonts w:eastAsiaTheme="minorEastAsia"/>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016AE"/>
    <w:pPr>
      <w:spacing w:after="100"/>
      <w:ind w:left="210"/>
    </w:pPr>
  </w:style>
  <w:style w:type="paragraph" w:styleId="TOCHeading">
    <w:name w:val="TOC Heading"/>
    <w:basedOn w:val="Heading1"/>
    <w:next w:val="Normal"/>
    <w:uiPriority w:val="39"/>
    <w:unhideWhenUsed/>
    <w:qFormat/>
    <w:rsid w:val="006016AE"/>
    <w:pPr>
      <w:widowControl/>
      <w:spacing w:line="259" w:lineRule="auto"/>
      <w:jc w:val="left"/>
      <w:outlineLvl w:val="9"/>
    </w:pPr>
    <w:rPr>
      <w:kern w:val="0"/>
      <w:lang w:eastAsia="en-US"/>
    </w:rPr>
  </w:style>
  <w:style w:type="paragraph" w:styleId="TOC3">
    <w:name w:val="toc 3"/>
    <w:basedOn w:val="Normal"/>
    <w:next w:val="Normal"/>
    <w:autoRedefine/>
    <w:uiPriority w:val="39"/>
    <w:unhideWhenUsed/>
    <w:rsid w:val="006016AE"/>
    <w:pPr>
      <w:widowControl/>
      <w:spacing w:after="100" w:line="259" w:lineRule="auto"/>
      <w:ind w:left="440"/>
      <w:jc w:val="left"/>
    </w:pPr>
    <w:rPr>
      <w:rFonts w:cs="Times New Roman"/>
      <w:kern w:val="0"/>
      <w:lang w:eastAsia="en-US"/>
    </w:rPr>
  </w:style>
  <w:style w:type="paragraph" w:styleId="Title">
    <w:name w:val="Title"/>
    <w:basedOn w:val="Normal"/>
    <w:next w:val="Normal"/>
    <w:link w:val="TitleChar"/>
    <w:uiPriority w:val="10"/>
    <w:qFormat/>
    <w:rsid w:val="006016A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6AE"/>
    <w:rPr>
      <w:rFonts w:asciiTheme="majorHAnsi" w:eastAsiaTheme="majorEastAsia" w:hAnsiTheme="majorHAnsi" w:cstheme="majorBidi"/>
      <w:spacing w:val="-10"/>
      <w:kern w:val="28"/>
      <w:sz w:val="56"/>
      <w:szCs w:val="56"/>
      <w:lang w:eastAsia="zh-CN"/>
    </w:rPr>
  </w:style>
  <w:style w:type="paragraph" w:styleId="Revision">
    <w:name w:val="Revision"/>
    <w:hidden/>
    <w:uiPriority w:val="99"/>
    <w:semiHidden/>
    <w:rsid w:val="00010B38"/>
    <w:pPr>
      <w:spacing w:after="0" w:line="240" w:lineRule="auto"/>
    </w:pPr>
    <w:rPr>
      <w:rFonts w:ascii="Times New Roman" w:eastAsiaTheme="minorEastAsia" w:hAnsi="Times New Roman"/>
      <w:kern w:val="2"/>
      <w:lang w:eastAsia="zh-CN"/>
    </w:rPr>
  </w:style>
  <w:style w:type="table" w:styleId="ListTable7Colorful">
    <w:name w:val="List Table 7 Colorful"/>
    <w:basedOn w:val="TableNormal"/>
    <w:uiPriority w:val="52"/>
    <w:rsid w:val="00D67E6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ED156C"/>
    <w:pPr>
      <w:autoSpaceDE w:val="0"/>
      <w:autoSpaceDN w:val="0"/>
      <w:adjustRightInd w:val="0"/>
      <w:spacing w:after="0" w:line="240" w:lineRule="auto"/>
    </w:pPr>
    <w:rPr>
      <w:rFonts w:ascii="Times New Roman" w:hAnsi="Times New Roman" w:cs="Times New Roman"/>
      <w:color w:val="000000"/>
      <w:sz w:val="24"/>
      <w:szCs w:val="24"/>
    </w:rPr>
  </w:style>
  <w:style w:type="paragraph" w:styleId="PlainText">
    <w:name w:val="Plain Text"/>
    <w:basedOn w:val="Normal"/>
    <w:link w:val="PlainTextChar"/>
    <w:rsid w:val="009E2D9A"/>
    <w:rPr>
      <w:rFonts w:ascii="SimSun" w:eastAsia="SimSun" w:hAnsi="Courier New" w:cs="Times New Roman"/>
      <w:sz w:val="21"/>
      <w:szCs w:val="20"/>
    </w:rPr>
  </w:style>
  <w:style w:type="character" w:customStyle="1" w:styleId="PlainTextChar">
    <w:name w:val="Plain Text Char"/>
    <w:basedOn w:val="DefaultParagraphFont"/>
    <w:link w:val="PlainText"/>
    <w:rsid w:val="009E2D9A"/>
    <w:rPr>
      <w:rFonts w:ascii="SimSun" w:hAnsi="Courier New" w:cs="Times New Roman"/>
      <w:kern w:val="2"/>
      <w:sz w:val="21"/>
      <w:szCs w:val="20"/>
      <w:lang w:eastAsia="zh-CN"/>
    </w:rPr>
  </w:style>
  <w:style w:type="character" w:styleId="FollowedHyperlink">
    <w:name w:val="FollowedHyperlink"/>
    <w:basedOn w:val="DefaultParagraphFont"/>
    <w:uiPriority w:val="99"/>
    <w:semiHidden/>
    <w:unhideWhenUsed/>
    <w:rsid w:val="003D7691"/>
    <w:rPr>
      <w:color w:val="954F72" w:themeColor="followedHyperlink"/>
      <w:u w:val="single"/>
    </w:rPr>
  </w:style>
  <w:style w:type="paragraph" w:styleId="EndnoteText">
    <w:name w:val="endnote text"/>
    <w:basedOn w:val="Normal"/>
    <w:link w:val="EndnoteTextChar"/>
    <w:uiPriority w:val="99"/>
    <w:semiHidden/>
    <w:unhideWhenUsed/>
    <w:rsid w:val="00410981"/>
    <w:rPr>
      <w:sz w:val="20"/>
      <w:szCs w:val="20"/>
    </w:rPr>
  </w:style>
  <w:style w:type="character" w:customStyle="1" w:styleId="EndnoteTextChar">
    <w:name w:val="Endnote Text Char"/>
    <w:basedOn w:val="DefaultParagraphFont"/>
    <w:link w:val="EndnoteText"/>
    <w:uiPriority w:val="99"/>
    <w:semiHidden/>
    <w:rsid w:val="00410981"/>
    <w:rPr>
      <w:rFonts w:ascii="Times New Roman" w:eastAsiaTheme="minorEastAsia" w:hAnsi="Times New Roman"/>
      <w:kern w:val="2"/>
      <w:sz w:val="20"/>
      <w:szCs w:val="20"/>
      <w:lang w:eastAsia="zh-CN"/>
    </w:rPr>
  </w:style>
  <w:style w:type="character" w:styleId="EndnoteReference">
    <w:name w:val="endnote reference"/>
    <w:basedOn w:val="DefaultParagraphFont"/>
    <w:uiPriority w:val="99"/>
    <w:semiHidden/>
    <w:unhideWhenUsed/>
    <w:rsid w:val="00410981"/>
    <w:rPr>
      <w:vertAlign w:val="superscript"/>
    </w:rPr>
  </w:style>
  <w:style w:type="paragraph" w:styleId="FootnoteText">
    <w:name w:val="footnote text"/>
    <w:basedOn w:val="Normal"/>
    <w:link w:val="FootnoteTextChar"/>
    <w:uiPriority w:val="99"/>
    <w:semiHidden/>
    <w:unhideWhenUsed/>
    <w:rsid w:val="00410981"/>
    <w:rPr>
      <w:sz w:val="20"/>
      <w:szCs w:val="20"/>
    </w:rPr>
  </w:style>
  <w:style w:type="character" w:customStyle="1" w:styleId="FootnoteTextChar">
    <w:name w:val="Footnote Text Char"/>
    <w:basedOn w:val="DefaultParagraphFont"/>
    <w:link w:val="FootnoteText"/>
    <w:uiPriority w:val="99"/>
    <w:semiHidden/>
    <w:rsid w:val="00410981"/>
    <w:rPr>
      <w:rFonts w:ascii="Times New Roman" w:eastAsiaTheme="minorEastAsia" w:hAnsi="Times New Roman"/>
      <w:kern w:val="2"/>
      <w:sz w:val="20"/>
      <w:szCs w:val="20"/>
      <w:lang w:eastAsia="zh-CN"/>
    </w:rPr>
  </w:style>
  <w:style w:type="character" w:styleId="FootnoteReference">
    <w:name w:val="footnote reference"/>
    <w:basedOn w:val="DefaultParagraphFont"/>
    <w:uiPriority w:val="99"/>
    <w:semiHidden/>
    <w:unhideWhenUsed/>
    <w:rsid w:val="004109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614362">
      <w:bodyDiv w:val="1"/>
      <w:marLeft w:val="0"/>
      <w:marRight w:val="0"/>
      <w:marTop w:val="0"/>
      <w:marBottom w:val="0"/>
      <w:divBdr>
        <w:top w:val="none" w:sz="0" w:space="0" w:color="auto"/>
        <w:left w:val="none" w:sz="0" w:space="0" w:color="auto"/>
        <w:bottom w:val="none" w:sz="0" w:space="0" w:color="auto"/>
        <w:right w:val="none" w:sz="0" w:space="0" w:color="auto"/>
      </w:divBdr>
    </w:div>
    <w:div w:id="134246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F7F5660D30478090D1852DAC7799CF"/>
        <w:category>
          <w:name w:val="General"/>
          <w:gallery w:val="placeholder"/>
        </w:category>
        <w:types>
          <w:type w:val="bbPlcHdr"/>
        </w:types>
        <w:behaviors>
          <w:behavior w:val="content"/>
        </w:behaviors>
        <w:guid w:val="{37610266-8623-42AB-9232-3B416AEE2E07}"/>
      </w:docPartPr>
      <w:docPartBody>
        <w:p w:rsidR="00E5426D" w:rsidRDefault="00533E9E" w:rsidP="00533E9E">
          <w:pPr>
            <w:pStyle w:val="3BF7F5660D30478090D1852DAC7799CF"/>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E9E"/>
    <w:rsid w:val="00040113"/>
    <w:rsid w:val="00133CCF"/>
    <w:rsid w:val="001346C3"/>
    <w:rsid w:val="00192647"/>
    <w:rsid w:val="0029459E"/>
    <w:rsid w:val="00446743"/>
    <w:rsid w:val="00514713"/>
    <w:rsid w:val="00533E9E"/>
    <w:rsid w:val="005F0EEF"/>
    <w:rsid w:val="00861703"/>
    <w:rsid w:val="00983217"/>
    <w:rsid w:val="009B52BB"/>
    <w:rsid w:val="009E73E1"/>
    <w:rsid w:val="00AF5014"/>
    <w:rsid w:val="00B0375A"/>
    <w:rsid w:val="00B7663F"/>
    <w:rsid w:val="00BB7B34"/>
    <w:rsid w:val="00C67308"/>
    <w:rsid w:val="00C83522"/>
    <w:rsid w:val="00D02655"/>
    <w:rsid w:val="00D15004"/>
    <w:rsid w:val="00D43C8E"/>
    <w:rsid w:val="00D66DB5"/>
    <w:rsid w:val="00E5426D"/>
    <w:rsid w:val="00EA7F8D"/>
    <w:rsid w:val="00EB3377"/>
    <w:rsid w:val="00F93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F7F5660D30478090D1852DAC7799CF">
    <w:name w:val="3BF7F5660D30478090D1852DAC7799CF"/>
    <w:rsid w:val="00533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AA17D-95A2-4135-98F9-11A651DAC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DC Monopole Low Power Commissioning Despatch Procedure</vt:lpstr>
    </vt:vector>
  </TitlesOfParts>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 Monopole Low Power Commissioning Dispatch Procedure</dc:title>
  <dc:subject/>
  <dc:creator>AM LDs-IV</dc:creator>
  <cp:keywords/>
  <dc:description/>
  <cp:lastModifiedBy>Muhammad Kashif</cp:lastModifiedBy>
  <cp:revision>19</cp:revision>
  <cp:lastPrinted>2020-11-26T10:09:00Z</cp:lastPrinted>
  <dcterms:created xsi:type="dcterms:W3CDTF">2020-11-26T17:29:00Z</dcterms:created>
  <dcterms:modified xsi:type="dcterms:W3CDTF">2021-02-17T04:32:00Z</dcterms:modified>
</cp:coreProperties>
</file>